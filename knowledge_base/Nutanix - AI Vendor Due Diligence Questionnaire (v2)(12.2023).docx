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0F8A3" w14:textId="34ED0C7F" w:rsidR="00356C9B" w:rsidRDefault="00356C9B" w:rsidP="00356C9B">
      <w:pPr>
        <w:rPr>
          <w:b/>
          <w:bCs/>
        </w:rPr>
      </w:pPr>
      <w:r>
        <w:rPr>
          <w:noProof/>
        </w:rPr>
        <w:drawing>
          <wp:inline distT="114300" distB="114300" distL="114300" distR="114300" wp14:anchorId="5B981AFA" wp14:editId="60CFDF05">
            <wp:extent cx="2228850" cy="361950"/>
            <wp:effectExtent l="0" t="0" r="0" b="0"/>
            <wp:docPr id="3966460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229885" cy="362118"/>
                    </a:xfrm>
                    <a:prstGeom prst="rect">
                      <a:avLst/>
                    </a:prstGeom>
                    <a:ln/>
                  </pic:spPr>
                </pic:pic>
              </a:graphicData>
            </a:graphic>
          </wp:inline>
        </w:drawing>
      </w:r>
    </w:p>
    <w:p w14:paraId="6216477F" w14:textId="629E5AB6" w:rsidR="00FB1BFA" w:rsidRPr="009440D6" w:rsidRDefault="00356C9B" w:rsidP="009440D6">
      <w:pPr>
        <w:jc w:val="center"/>
        <w:rPr>
          <w:b/>
          <w:bCs/>
        </w:rPr>
      </w:pPr>
      <w:r w:rsidRPr="00356C9B">
        <w:rPr>
          <w:b/>
          <w:bCs/>
        </w:rPr>
        <w:t xml:space="preserve">Artificial Intelligence (AI) </w:t>
      </w:r>
      <w:r>
        <w:rPr>
          <w:b/>
          <w:bCs/>
        </w:rPr>
        <w:t>Due Diligence Vendor Questionnaire</w:t>
      </w:r>
    </w:p>
    <w:p w14:paraId="76FCF0A2" w14:textId="4F8D6951" w:rsidR="00953018" w:rsidRPr="00086353" w:rsidRDefault="00953018" w:rsidP="00953018">
      <w:pPr>
        <w:rPr>
          <w:b/>
          <w:bCs/>
          <w:i/>
          <w:iCs/>
          <w:u w:val="single"/>
        </w:rPr>
      </w:pPr>
      <w:r w:rsidRPr="00086353">
        <w:rPr>
          <w:b/>
          <w:bCs/>
          <w:i/>
          <w:iCs/>
          <w:u w:val="single"/>
        </w:rPr>
        <w:t>Definitions:</w:t>
      </w:r>
    </w:p>
    <w:p w14:paraId="59401C0F" w14:textId="13B73871" w:rsidR="00953018" w:rsidRDefault="00953018" w:rsidP="00086353">
      <w:r w:rsidRPr="00953018">
        <w:t>For the purposes of th</w:t>
      </w:r>
      <w:r>
        <w:t>is</w:t>
      </w:r>
      <w:r w:rsidRPr="00953018">
        <w:t xml:space="preserve"> question</w:t>
      </w:r>
      <w:r>
        <w:t>naire</w:t>
      </w:r>
      <w:r w:rsidRPr="00953018">
        <w:t xml:space="preserve">, </w:t>
      </w:r>
      <w:r>
        <w:t>(</w:t>
      </w:r>
      <w:proofErr w:type="spellStart"/>
      <w:r>
        <w:t>i</w:t>
      </w:r>
      <w:proofErr w:type="spellEnd"/>
      <w:r>
        <w:t xml:space="preserve">) </w:t>
      </w:r>
      <w:r w:rsidRPr="00953018">
        <w:t>"</w:t>
      </w:r>
      <w:r w:rsidRPr="00086353">
        <w:rPr>
          <w:b/>
          <w:bCs/>
        </w:rPr>
        <w:t>AI</w:t>
      </w:r>
      <w:r w:rsidRPr="00953018">
        <w:t>" and "</w:t>
      </w:r>
      <w:r w:rsidRPr="00086353">
        <w:rPr>
          <w:b/>
          <w:bCs/>
        </w:rPr>
        <w:t>artificial intelligence</w:t>
      </w:r>
      <w:r w:rsidRPr="00953018">
        <w:t>" refer to any machine-based system that is designed to operate with a level of autonomy and that can, for explicit or implicit objectives, generate outputs such as predictions, recommendations, or decisions, that influence physical or virtual environments</w:t>
      </w:r>
      <w:r>
        <w:t>; and (ii) "</w:t>
      </w:r>
      <w:r w:rsidRPr="00086353">
        <w:rPr>
          <w:b/>
          <w:bCs/>
        </w:rPr>
        <w:t>generative AI</w:t>
      </w:r>
      <w:r>
        <w:t xml:space="preserve">" or </w:t>
      </w:r>
      <w:r w:rsidRPr="00953018">
        <w:t>a "</w:t>
      </w:r>
      <w:r w:rsidRPr="00086353">
        <w:rPr>
          <w:b/>
          <w:bCs/>
        </w:rPr>
        <w:t>generative AI system</w:t>
      </w:r>
      <w:r w:rsidRPr="00953018">
        <w:t>" means an artificial intelligence system that uses generative models to create content such as text, data, images, audio, or video.</w:t>
      </w:r>
    </w:p>
    <w:tbl>
      <w:tblPr>
        <w:tblStyle w:val="TableGrid"/>
        <w:tblW w:w="0" w:type="auto"/>
        <w:tblLook w:val="04A0" w:firstRow="1" w:lastRow="0" w:firstColumn="1" w:lastColumn="0" w:noHBand="0" w:noVBand="1"/>
      </w:tblPr>
      <w:tblGrid>
        <w:gridCol w:w="6295"/>
        <w:gridCol w:w="6570"/>
      </w:tblGrid>
      <w:tr w:rsidR="00EB3783" w14:paraId="03F4CA88" w14:textId="77777777" w:rsidTr="00EB3783">
        <w:tc>
          <w:tcPr>
            <w:tcW w:w="6295" w:type="dxa"/>
          </w:tcPr>
          <w:p w14:paraId="21B43CB0" w14:textId="29B17DFA" w:rsidR="00EB3783" w:rsidRPr="00FB1BFA" w:rsidRDefault="00953018" w:rsidP="00356C9B">
            <w:pPr>
              <w:jc w:val="center"/>
              <w:rPr>
                <w:b/>
                <w:bCs/>
              </w:rPr>
            </w:pPr>
            <w:r>
              <w:rPr>
                <w:b/>
                <w:bCs/>
              </w:rPr>
              <w:t>Question</w:t>
            </w:r>
          </w:p>
        </w:tc>
        <w:tc>
          <w:tcPr>
            <w:tcW w:w="6570" w:type="dxa"/>
          </w:tcPr>
          <w:p w14:paraId="1A88E808" w14:textId="08B214C0" w:rsidR="00EB3783" w:rsidRPr="001C3CFF" w:rsidRDefault="00745184" w:rsidP="00356C9B">
            <w:pPr>
              <w:jc w:val="center"/>
              <w:rPr>
                <w:b/>
                <w:bCs/>
              </w:rPr>
            </w:pPr>
            <w:r>
              <w:rPr>
                <w:b/>
                <w:bCs/>
              </w:rPr>
              <w:t xml:space="preserve">Vendor's </w:t>
            </w:r>
            <w:r w:rsidR="00EB3783" w:rsidRPr="001C3CFF">
              <w:rPr>
                <w:b/>
                <w:bCs/>
              </w:rPr>
              <w:t>Response</w:t>
            </w:r>
          </w:p>
        </w:tc>
      </w:tr>
      <w:tr w:rsidR="00EB3783" w14:paraId="4D1B4B5C" w14:textId="77777777" w:rsidTr="00EB3783">
        <w:tc>
          <w:tcPr>
            <w:tcW w:w="6295" w:type="dxa"/>
          </w:tcPr>
          <w:p w14:paraId="610A6FFD" w14:textId="7AEF8669" w:rsidR="00E90A32" w:rsidRDefault="00EB3783" w:rsidP="00086353">
            <w:pPr>
              <w:pStyle w:val="ListParagraph"/>
              <w:numPr>
                <w:ilvl w:val="0"/>
                <w:numId w:val="1"/>
              </w:numPr>
              <w:spacing w:after="160" w:line="259" w:lineRule="auto"/>
            </w:pPr>
            <w:r>
              <w:t>Identify any AI technology (including any generative AI)</w:t>
            </w:r>
            <w:r w:rsidR="00E90A32" w:rsidRPr="00356C9B">
              <w:t>, such as machine learning, deep learning or any others that may reasonably be considered as AI technology</w:t>
            </w:r>
            <w:r>
              <w:t xml:space="preserve"> used in the product(s) or service(s) provided </w:t>
            </w:r>
            <w:r w:rsidR="007A53BB">
              <w:t>to Nutanix (</w:t>
            </w:r>
            <w:r w:rsidR="002F4B68">
              <w:t xml:space="preserve">or incorporated </w:t>
            </w:r>
            <w:r>
              <w:t>by Vendor</w:t>
            </w:r>
            <w:r w:rsidR="007A53BB">
              <w:t xml:space="preserve"> into the products or services)</w:t>
            </w:r>
            <w:r>
              <w:t>.</w:t>
            </w:r>
            <w:r w:rsidR="007A53BB">
              <w:t xml:space="preserve"> Describe how each of these AI technologies work in detail and </w:t>
            </w:r>
            <w:r w:rsidR="007A53BB" w:rsidRPr="007A53BB">
              <w:t>provide copies of any functional and/or technical specifications</w:t>
            </w:r>
            <w:r w:rsidR="007A53BB">
              <w:t xml:space="preserve">. </w:t>
            </w:r>
          </w:p>
        </w:tc>
        <w:tc>
          <w:tcPr>
            <w:tcW w:w="6570" w:type="dxa"/>
          </w:tcPr>
          <w:p w14:paraId="7FAF757E" w14:textId="77777777" w:rsidR="00EB3783" w:rsidRPr="003E0571" w:rsidRDefault="00EB3783" w:rsidP="00356C9B">
            <w:pPr>
              <w:jc w:val="center"/>
            </w:pPr>
          </w:p>
          <w:p w14:paraId="27CF642A" w14:textId="35A2ADAD" w:rsidR="003E0571" w:rsidRDefault="003E0571" w:rsidP="003E0571">
            <w:pPr>
              <w:pStyle w:val="NormalWeb"/>
              <w:jc w:val="both"/>
              <w:rPr>
                <w:ins w:id="0" w:author="Zach Ahrak" w:date="2024-10-10T14:01:00Z" w16du:dateUtc="2024-10-10T11:01:00Z"/>
              </w:rPr>
            </w:pPr>
            <w:ins w:id="1" w:author="Zach Ahrak" w:date="2024-10-09T11:06:00Z" w16du:dateUtc="2024-10-09T08:06:00Z">
              <w:r>
                <w:t xml:space="preserve">Currently, Coralogix uses the </w:t>
              </w:r>
              <w:r>
                <w:rPr>
                  <w:rStyle w:val="Strong"/>
                </w:rPr>
                <w:t>AI Query Assistant</w:t>
              </w:r>
              <w:r>
                <w:t xml:space="preserve"> </w:t>
              </w:r>
            </w:ins>
            <w:ins w:id="2" w:author="Zach Ahrak" w:date="2024-10-10T09:57:00Z" w16du:dateUtc="2024-10-10T06:57:00Z">
              <w:r w:rsidR="00733D85">
                <w:t>u</w:t>
              </w:r>
            </w:ins>
            <w:ins w:id="3" w:author="Zach Ahrak" w:date="2024-10-09T11:08:00Z" w16du:dateUtc="2024-10-09T08:08:00Z">
              <w:r>
                <w:t xml:space="preserve">sers can input their requests in plain English, and the assistant translates them into precise </w:t>
              </w:r>
              <w:r>
                <w:rPr>
                  <w:rStyle w:val="Strong"/>
                </w:rPr>
                <w:t>DataPrime</w:t>
              </w:r>
              <w:r>
                <w:t xml:space="preserve"> queries. This significantly simplifies complex data analysis and query creation, enabling users to interact with the system more intuitively, reducing the need for deep technical knowledge of query syntax</w:t>
              </w:r>
            </w:ins>
            <w:ins w:id="4" w:author="Zach Ahrak" w:date="2024-10-09T11:06:00Z" w16du:dateUtc="2024-10-09T08:06:00Z">
              <w:r>
                <w:t>.</w:t>
              </w:r>
            </w:ins>
            <w:ins w:id="5" w:author="Zach Ahrak" w:date="2024-10-10T09:58:00Z" w16du:dateUtc="2024-10-10T06:58:00Z">
              <w:r w:rsidR="00733D85">
                <w:t xml:space="preserve"> </w:t>
              </w:r>
            </w:ins>
            <w:ins w:id="6" w:author="Zach Ahrak" w:date="2024-10-09T10:56:00Z" w16du:dateUtc="2024-10-09T07:56:00Z">
              <w:r w:rsidRPr="003E0571">
                <w:t>For</w:t>
              </w:r>
            </w:ins>
            <w:ins w:id="7" w:author="Zach Ahrak" w:date="2024-10-10T09:58:00Z" w16du:dateUtc="2024-10-10T06:58:00Z">
              <w:r w:rsidR="00733D85">
                <w:t xml:space="preserve"> more</w:t>
              </w:r>
            </w:ins>
            <w:ins w:id="8" w:author="Zach Ahrak" w:date="2024-10-09T10:56:00Z" w16du:dateUtc="2024-10-09T07:56:00Z">
              <w:r w:rsidRPr="003E0571">
                <w:t xml:space="preserve"> detailed specifications, the AI Query Assistant's functional and technical aspects can be found in Coralogix’s user documentation​</w:t>
              </w:r>
              <w:r w:rsidRPr="003E0571">
                <w:rPr>
                  <w:rStyle w:val="whitespace-nowrap"/>
                </w:rPr>
                <w:t>(</w:t>
              </w:r>
              <w:r w:rsidRPr="003E0571">
                <w:fldChar w:fldCharType="begin"/>
              </w:r>
              <w:r w:rsidRPr="003E0571">
                <w:instrText>HYPERLINK "https://coralogix.com/docs/user-guides/data-query/ai-query-assistant/" \t "_blank"</w:instrText>
              </w:r>
              <w:r w:rsidRPr="003E0571">
                <w:fldChar w:fldCharType="separate"/>
              </w:r>
              <w:r w:rsidRPr="003E0571">
                <w:rPr>
                  <w:rStyle w:val="truncate"/>
                  <w:color w:val="0000FF"/>
                  <w:u w:val="single"/>
                </w:rPr>
                <w:t>C</w:t>
              </w:r>
              <w:r w:rsidRPr="003E0571">
                <w:rPr>
                  <w:rStyle w:val="truncate"/>
                  <w:color w:val="0000FF"/>
                  <w:u w:val="single"/>
                </w:rPr>
                <w:t>o</w:t>
              </w:r>
              <w:r w:rsidRPr="003E0571">
                <w:rPr>
                  <w:rStyle w:val="truncate"/>
                  <w:color w:val="0000FF"/>
                  <w:u w:val="single"/>
                </w:rPr>
                <w:t>r</w:t>
              </w:r>
              <w:r w:rsidRPr="003E0571">
                <w:rPr>
                  <w:rStyle w:val="truncate"/>
                  <w:color w:val="0000FF"/>
                  <w:u w:val="single"/>
                </w:rPr>
                <w:t>alogix</w:t>
              </w:r>
              <w:r w:rsidRPr="003E0571">
                <w:fldChar w:fldCharType="end"/>
              </w:r>
              <w:r w:rsidRPr="003E0571">
                <w:rPr>
                  <w:rStyle w:val="whitespace-nowrap"/>
                </w:rPr>
                <w:t>)</w:t>
              </w:r>
              <w:r w:rsidRPr="003E0571">
                <w:t>.</w:t>
              </w:r>
            </w:ins>
          </w:p>
          <w:p w14:paraId="4345E58A" w14:textId="246BEB1A" w:rsidR="00EB3783" w:rsidRPr="003E0571" w:rsidRDefault="007A1512" w:rsidP="00EC6D48">
            <w:pPr>
              <w:pStyle w:val="NormalWeb"/>
              <w:jc w:val="both"/>
              <w:pPrChange w:id="9" w:author="Zach Ahrak" w:date="2024-10-10T15:13:00Z" w16du:dateUtc="2024-10-10T12:13:00Z">
                <w:pPr>
                  <w:jc w:val="center"/>
                </w:pPr>
              </w:pPrChange>
            </w:pPr>
            <w:ins w:id="10" w:author="Zach Ahrak" w:date="2024-10-10T14:01:00Z" w16du:dateUtc="2024-10-10T11:01:00Z">
              <w:r>
                <w:t xml:space="preserve">The </w:t>
              </w:r>
              <w:r>
                <w:t xml:space="preserve">Coralogix AI tools is turned off by default. The control is in </w:t>
              </w:r>
              <w:r>
                <w:t>u</w:t>
              </w:r>
              <w:r>
                <w:t xml:space="preserve">sers hands. </w:t>
              </w:r>
            </w:ins>
            <w:ins w:id="11" w:author="Zach Ahrak" w:date="2024-10-10T14:02:00Z" w16du:dateUtc="2024-10-10T11:02:00Z">
              <w:r w:rsidR="00EE37FC">
                <w:t>u</w:t>
              </w:r>
            </w:ins>
            <w:ins w:id="12" w:author="Zach Ahrak" w:date="2024-10-10T14:01:00Z" w16du:dateUtc="2024-10-10T11:01:00Z">
              <w:r>
                <w:t xml:space="preserve">sers are granted the discretion to activate the Coralogix AI tool or decline participation. Should a </w:t>
              </w:r>
              <w:r>
                <w:t>u</w:t>
              </w:r>
              <w:r>
                <w:t xml:space="preserve">ser admin choose to opt in, this will encompass all team members. The </w:t>
              </w:r>
              <w:r>
                <w:t>u</w:t>
              </w:r>
              <w:r>
                <w:t>ser admin retains the right to opt in at their convenience via the settings at any time.</w:t>
              </w:r>
            </w:ins>
          </w:p>
          <w:p w14:paraId="2A1E721F" w14:textId="560B2007" w:rsidR="00EB3783" w:rsidRPr="003E0571" w:rsidRDefault="00EB3783" w:rsidP="00356C9B">
            <w:pPr>
              <w:jc w:val="center"/>
            </w:pPr>
          </w:p>
          <w:p w14:paraId="687719AB" w14:textId="05871432" w:rsidR="002F4B68" w:rsidRPr="003E0571" w:rsidRDefault="002F4B68" w:rsidP="00356C9B">
            <w:pPr>
              <w:jc w:val="center"/>
            </w:pPr>
          </w:p>
        </w:tc>
      </w:tr>
      <w:tr w:rsidR="007D0D81" w14:paraId="0B9A32CA" w14:textId="77777777" w:rsidTr="00086353">
        <w:trPr>
          <w:trHeight w:val="496"/>
        </w:trPr>
        <w:tc>
          <w:tcPr>
            <w:tcW w:w="6295" w:type="dxa"/>
          </w:tcPr>
          <w:p w14:paraId="7EEC43FA" w14:textId="5C805D3A" w:rsidR="007D0D81" w:rsidRDefault="007D0D81" w:rsidP="007A53BB">
            <w:pPr>
              <w:pStyle w:val="ListParagraph"/>
              <w:numPr>
                <w:ilvl w:val="0"/>
                <w:numId w:val="1"/>
              </w:numPr>
            </w:pPr>
            <w:r>
              <w:t xml:space="preserve">Is Vendor’s AI offered </w:t>
            </w:r>
            <w:proofErr w:type="gramStart"/>
            <w:r>
              <w:t>on-premise</w:t>
            </w:r>
            <w:proofErr w:type="gramEnd"/>
            <w:r>
              <w:t xml:space="preserve"> or SaaS-based only?</w:t>
            </w:r>
          </w:p>
        </w:tc>
        <w:tc>
          <w:tcPr>
            <w:tcW w:w="6570" w:type="dxa"/>
          </w:tcPr>
          <w:p w14:paraId="48F8CB40" w14:textId="1ABBCEFE" w:rsidR="007D0D81" w:rsidRDefault="0099284B" w:rsidP="00356C9B">
            <w:pPr>
              <w:jc w:val="center"/>
            </w:pPr>
            <w:ins w:id="13" w:author="Zach Ahrak" w:date="2024-10-09T11:43:00Z" w16du:dateUtc="2024-10-09T08:43:00Z">
              <w:r>
                <w:t>SaaS-based only</w:t>
              </w:r>
            </w:ins>
          </w:p>
        </w:tc>
      </w:tr>
      <w:tr w:rsidR="00EB3783" w14:paraId="33D98705" w14:textId="77777777" w:rsidTr="00086353">
        <w:trPr>
          <w:trHeight w:val="1489"/>
        </w:trPr>
        <w:tc>
          <w:tcPr>
            <w:tcW w:w="6295" w:type="dxa"/>
          </w:tcPr>
          <w:p w14:paraId="2B26E542" w14:textId="0F674BDD" w:rsidR="00EB3783" w:rsidRDefault="00EB3783" w:rsidP="001C3CFF">
            <w:pPr>
              <w:pStyle w:val="ListParagraph"/>
              <w:numPr>
                <w:ilvl w:val="0"/>
                <w:numId w:val="1"/>
              </w:numPr>
            </w:pPr>
            <w:r>
              <w:lastRenderedPageBreak/>
              <w:t xml:space="preserve">Please list the AI licenses or authorizations provided or obtained by Vendor </w:t>
            </w:r>
            <w:r w:rsidR="00D511ED">
              <w:t xml:space="preserve">(if Vendor is not the original owner) </w:t>
            </w:r>
            <w:r>
              <w:t>and the terms under which such licenses were provided to or licensed by Vendor.</w:t>
            </w:r>
            <w:r w:rsidR="00CD3D84">
              <w:t xml:space="preserve"> Specify whether </w:t>
            </w:r>
            <w:r w:rsidR="00CD3D84" w:rsidRPr="00CD3D84">
              <w:t>any open-source code components</w:t>
            </w:r>
            <w:r w:rsidR="00CD3D84">
              <w:t xml:space="preserve"> have been incorporated. </w:t>
            </w:r>
          </w:p>
        </w:tc>
        <w:tc>
          <w:tcPr>
            <w:tcW w:w="6570" w:type="dxa"/>
          </w:tcPr>
          <w:p w14:paraId="50B03EF4" w14:textId="77777777" w:rsidR="00EB3783" w:rsidRPr="00EE37FC" w:rsidRDefault="00EB3783" w:rsidP="00356C9B">
            <w:pPr>
              <w:jc w:val="center"/>
            </w:pPr>
          </w:p>
          <w:p w14:paraId="7FE52721" w14:textId="77777777" w:rsidR="00EE37FC" w:rsidRPr="00EE37FC" w:rsidRDefault="0099284B" w:rsidP="00CA3B55">
            <w:pPr>
              <w:jc w:val="both"/>
              <w:rPr>
                <w:ins w:id="14" w:author="Zach Ahrak" w:date="2024-10-10T14:12:00Z" w16du:dateUtc="2024-10-10T11:12:00Z"/>
              </w:rPr>
            </w:pPr>
            <w:ins w:id="15" w:author="Zach Ahrak" w:date="2024-10-09T11:46:00Z" w16du:dateUtc="2024-10-09T08:46:00Z">
              <w:r w:rsidRPr="00EE37FC">
                <w:t xml:space="preserve">Coralogix’s </w:t>
              </w:r>
              <w:r w:rsidRPr="00EE37FC">
                <w:rPr>
                  <w:rStyle w:val="Strong"/>
                  <w:b w:val="0"/>
                  <w:bCs w:val="0"/>
                  <w:rPrChange w:id="16" w:author="Zach Ahrak" w:date="2024-10-10T14:13:00Z" w16du:dateUtc="2024-10-10T11:13:00Z">
                    <w:rPr>
                      <w:rStyle w:val="Strong"/>
                    </w:rPr>
                  </w:rPrChange>
                </w:rPr>
                <w:t>AI Query Assistant</w:t>
              </w:r>
              <w:r w:rsidRPr="00EE37FC">
                <w:t xml:space="preserve"> uses </w:t>
              </w:r>
              <w:r w:rsidRPr="00EE37FC">
                <w:rPr>
                  <w:rStyle w:val="Strong"/>
                  <w:b w:val="0"/>
                  <w:bCs w:val="0"/>
                  <w:rPrChange w:id="17" w:author="Zach Ahrak" w:date="2024-10-10T14:13:00Z" w16du:dateUtc="2024-10-10T11:13:00Z">
                    <w:rPr>
                      <w:rStyle w:val="Strong"/>
                    </w:rPr>
                  </w:rPrChange>
                </w:rPr>
                <w:t xml:space="preserve">OpenAI’s </w:t>
              </w:r>
            </w:ins>
            <w:ins w:id="18" w:author="Zach Ahrak" w:date="2024-10-10T14:10:00Z" w16du:dateUtc="2024-10-10T11:10:00Z">
              <w:r w:rsidR="00EE37FC" w:rsidRPr="00EE37FC">
                <w:rPr>
                  <w:rStyle w:val="Strong"/>
                  <w:b w:val="0"/>
                  <w:bCs w:val="0"/>
                </w:rPr>
                <w:t>API</w:t>
              </w:r>
            </w:ins>
            <w:ins w:id="19" w:author="Zach Ahrak" w:date="2024-10-10T09:59:00Z" w16du:dateUtc="2024-10-10T06:59:00Z">
              <w:r w:rsidR="00CA3B55" w:rsidRPr="00EE37FC">
                <w:rPr>
                  <w:rStyle w:val="Strong"/>
                  <w:b w:val="0"/>
                  <w:bCs w:val="0"/>
                </w:rPr>
                <w:t xml:space="preserve"> </w:t>
              </w:r>
            </w:ins>
            <w:ins w:id="20" w:author="Zach Ahrak" w:date="2024-10-09T11:46:00Z" w16du:dateUtc="2024-10-09T08:46:00Z">
              <w:r w:rsidRPr="00EE37FC">
                <w:t>license. Coralogix has a data processing agreement with OpenAI, ensuring GDPR compliance</w:t>
              </w:r>
            </w:ins>
            <w:ins w:id="21" w:author="Zach Ahrak" w:date="2024-10-10T14:11:00Z" w16du:dateUtc="2024-10-10T11:11:00Z">
              <w:r w:rsidR="00EE37FC" w:rsidRPr="00EE37FC">
                <w:t xml:space="preserve"> </w:t>
              </w:r>
            </w:ins>
            <w:ins w:id="22" w:author="Zach Ahrak" w:date="2024-10-10T10:02:00Z" w16du:dateUtc="2024-10-10T07:02:00Z">
              <w:r w:rsidR="00CA3B55" w:rsidRPr="00EE37FC">
                <w:t xml:space="preserve">( </w:t>
              </w:r>
              <w:r w:rsidR="00CA3B55" w:rsidRPr="00EE37FC">
                <w:rPr>
                  <w:rFonts w:hint="cs"/>
                  <w:rtl/>
                </w:rPr>
                <w:t xml:space="preserve"> </w:t>
              </w:r>
              <w:r w:rsidR="00CA3B55" w:rsidRPr="00EE37FC">
                <w:fldChar w:fldCharType="begin"/>
              </w:r>
              <w:r w:rsidR="00CA3B55" w:rsidRPr="00EE37FC">
                <w:instrText>HYPERLINK "</w:instrText>
              </w:r>
              <w:r w:rsidR="00CA3B55" w:rsidRPr="00EE37FC">
                <w:instrText>https://trust.openai.com/?itemUid=a0c2d606-48f6-4519-8db5-9029a98328d6&amp;source=click</w:instrText>
              </w:r>
              <w:r w:rsidR="00CA3B55" w:rsidRPr="00EE37FC">
                <w:instrText>"</w:instrText>
              </w:r>
              <w:r w:rsidR="00CA3B55" w:rsidRPr="00EE37FC">
                <w:fldChar w:fldCharType="separate"/>
              </w:r>
              <w:r w:rsidR="00CA3B55" w:rsidRPr="00EE37FC">
                <w:rPr>
                  <w:rStyle w:val="Hyperlink"/>
                </w:rPr>
                <w:t>https://trust.openai.</w:t>
              </w:r>
              <w:r w:rsidR="00CA3B55" w:rsidRPr="00EE37FC">
                <w:rPr>
                  <w:rStyle w:val="Hyperlink"/>
                </w:rPr>
                <w:t>c</w:t>
              </w:r>
              <w:r w:rsidR="00CA3B55" w:rsidRPr="00EE37FC">
                <w:rPr>
                  <w:rStyle w:val="Hyperlink"/>
                </w:rPr>
                <w:t>om/?itemUid=a0c2d606-48f6-4519-8db5-9029a98328d6&amp;sou</w:t>
              </w:r>
              <w:r w:rsidR="00CA3B55" w:rsidRPr="00EE37FC">
                <w:rPr>
                  <w:rStyle w:val="Hyperlink"/>
                </w:rPr>
                <w:t>r</w:t>
              </w:r>
              <w:r w:rsidR="00CA3B55" w:rsidRPr="00EE37FC">
                <w:rPr>
                  <w:rStyle w:val="Hyperlink"/>
                </w:rPr>
                <w:t>c</w:t>
              </w:r>
              <w:r w:rsidR="00CA3B55" w:rsidRPr="00EE37FC">
                <w:rPr>
                  <w:rStyle w:val="Hyperlink"/>
                </w:rPr>
                <w:t>e=c</w:t>
              </w:r>
              <w:r w:rsidR="00CA3B55" w:rsidRPr="00EE37FC">
                <w:rPr>
                  <w:rStyle w:val="Hyperlink"/>
                </w:rPr>
                <w:t>l</w:t>
              </w:r>
              <w:r w:rsidR="00CA3B55" w:rsidRPr="00EE37FC">
                <w:rPr>
                  <w:rStyle w:val="Hyperlink"/>
                </w:rPr>
                <w:t>ick</w:t>
              </w:r>
              <w:r w:rsidR="00CA3B55" w:rsidRPr="00EE37FC">
                <w:fldChar w:fldCharType="end"/>
              </w:r>
              <w:r w:rsidR="00CA3B55" w:rsidRPr="00EE37FC">
                <w:t xml:space="preserve">) </w:t>
              </w:r>
            </w:ins>
            <w:ins w:id="23" w:author="Zach Ahrak" w:date="2024-10-09T11:46:00Z" w16du:dateUtc="2024-10-09T08:46:00Z">
              <w:r w:rsidRPr="00EE37FC">
                <w:t>.</w:t>
              </w:r>
            </w:ins>
          </w:p>
          <w:p w14:paraId="0AD8DD2A" w14:textId="7F7B140D" w:rsidR="005863F8" w:rsidRPr="00EE37FC" w:rsidRDefault="00EE37FC" w:rsidP="00EE37FC">
            <w:pPr>
              <w:jc w:val="both"/>
              <w:pPrChange w:id="24" w:author="Zach Ahrak" w:date="2024-10-10T14:13:00Z" w16du:dateUtc="2024-10-10T11:13:00Z">
                <w:pPr>
                  <w:jc w:val="center"/>
                </w:pPr>
              </w:pPrChange>
            </w:pPr>
            <w:ins w:id="25" w:author="Zach Ahrak" w:date="2024-10-10T14:12:00Z" w16du:dateUtc="2024-10-10T11:12:00Z">
              <w:r w:rsidRPr="00EE37FC">
                <w:t>No training is p</w:t>
              </w:r>
            </w:ins>
            <w:ins w:id="26" w:author="Zach Ahrak" w:date="2024-10-10T14:13:00Z" w16du:dateUtc="2024-10-10T11:13:00Z">
              <w:r w:rsidRPr="00EE37FC">
                <w:t>er</w:t>
              </w:r>
            </w:ins>
            <w:ins w:id="27" w:author="Zach Ahrak" w:date="2024-10-10T14:12:00Z" w16du:dateUtc="2024-10-10T11:12:00Z">
              <w:r w:rsidRPr="00EE37FC">
                <w:t xml:space="preserve">formed on customers data, </w:t>
              </w:r>
            </w:ins>
            <w:ins w:id="28" w:author="Zach Ahrak" w:date="2024-10-10T14:13:00Z" w16du:dateUtc="2024-10-10T11:13:00Z">
              <w:r w:rsidRPr="00EE37FC">
                <w:t>n</w:t>
              </w:r>
            </w:ins>
            <w:ins w:id="29" w:author="Zach Ahrak" w:date="2024-10-09T11:46:00Z" w16du:dateUtc="2024-10-09T08:46:00Z">
              <w:r w:rsidR="0099284B" w:rsidRPr="00EE37FC">
                <w:t>o open-source AI components are directly incorporated into the tool, aside from the licensed use of OpenAI’s platform</w:t>
              </w:r>
            </w:ins>
            <w:ins w:id="30" w:author="Zach Ahrak" w:date="2024-10-09T11:48:00Z" w16du:dateUtc="2024-10-09T08:48:00Z">
              <w:r w:rsidR="0099284B" w:rsidRPr="00EE37FC">
                <w:rPr>
                  <w:rPrChange w:id="31" w:author="Zach Ahrak" w:date="2024-10-10T14:13:00Z" w16du:dateUtc="2024-10-10T11:13:00Z">
                    <w:rPr>
                      <w:highlight w:val="yellow"/>
                    </w:rPr>
                  </w:rPrChange>
                </w:rPr>
                <w:t>, ex</w:t>
              </w:r>
            </w:ins>
            <w:ins w:id="32" w:author="Zach Ahrak" w:date="2024-10-09T11:49:00Z" w16du:dateUtc="2024-10-09T08:49:00Z">
              <w:r w:rsidR="0099284B" w:rsidRPr="00EE37FC">
                <w:rPr>
                  <w:rPrChange w:id="33" w:author="Zach Ahrak" w:date="2024-10-10T14:13:00Z" w16du:dateUtc="2024-10-10T11:13:00Z">
                    <w:rPr>
                      <w:highlight w:val="yellow"/>
                    </w:rPr>
                  </w:rPrChange>
                </w:rPr>
                <w:t>c</w:t>
              </w:r>
            </w:ins>
            <w:ins w:id="34" w:author="Zach Ahrak" w:date="2024-10-09T11:48:00Z" w16du:dateUtc="2024-10-09T08:48:00Z">
              <w:r w:rsidR="0099284B" w:rsidRPr="00EE37FC">
                <w:rPr>
                  <w:rPrChange w:id="35" w:author="Zach Ahrak" w:date="2024-10-10T14:13:00Z" w16du:dateUtc="2024-10-10T11:13:00Z">
                    <w:rPr>
                      <w:highlight w:val="yellow"/>
                    </w:rPr>
                  </w:rPrChange>
                </w:rPr>
                <w:t xml:space="preserve">ept of </w:t>
              </w:r>
              <w:r w:rsidR="0099284B" w:rsidRPr="00EE37FC">
                <w:rPr>
                  <w:rFonts w:asciiTheme="majorBidi" w:hAnsiTheme="majorBidi" w:cstheme="majorBidi"/>
                  <w:color w:val="687489"/>
                  <w:shd w:val="clear" w:color="auto" w:fill="FFFFFF"/>
                  <w:rPrChange w:id="36" w:author="Zach Ahrak" w:date="2024-10-10T14:13:00Z" w16du:dateUtc="2024-10-10T11:13:00Z">
                    <w:rPr>
                      <w:rFonts w:ascii="Nunito Sans" w:hAnsi="Nunito Sans"/>
                      <w:color w:val="687489"/>
                      <w:shd w:val="clear" w:color="auto" w:fill="FFFFFF"/>
                    </w:rPr>
                  </w:rPrChange>
                </w:rPr>
                <w:t>DataPrime validator to verify the validity of each DataPrime query</w:t>
              </w:r>
            </w:ins>
            <w:ins w:id="37" w:author="Zach Ahrak" w:date="2024-10-09T11:46:00Z" w16du:dateUtc="2024-10-09T08:46:00Z">
              <w:r w:rsidR="0099284B" w:rsidRPr="00EE37FC">
                <w:rPr>
                  <w:rFonts w:asciiTheme="majorBidi" w:hAnsiTheme="majorBidi" w:cstheme="majorBidi"/>
                  <w:rPrChange w:id="38" w:author="Zach Ahrak" w:date="2024-10-10T14:13:00Z" w16du:dateUtc="2024-10-10T11:13:00Z">
                    <w:rPr/>
                  </w:rPrChange>
                </w:rPr>
                <w:t>.</w:t>
              </w:r>
            </w:ins>
          </w:p>
          <w:p w14:paraId="430701EE" w14:textId="77777777" w:rsidR="005863F8" w:rsidRPr="00EE37FC" w:rsidRDefault="005863F8" w:rsidP="00CA3B55">
            <w:pPr>
              <w:bidi/>
              <w:jc w:val="center"/>
              <w:rPr>
                <w:rFonts w:hint="cs"/>
                <w:rtl/>
              </w:rPr>
              <w:pPrChange w:id="39" w:author="Zach Ahrak" w:date="2024-10-10T10:09:00Z" w16du:dateUtc="2024-10-10T07:09:00Z">
                <w:pPr>
                  <w:jc w:val="center"/>
                </w:pPr>
              </w:pPrChange>
            </w:pPr>
          </w:p>
          <w:p w14:paraId="5AABA1D7" w14:textId="77777777" w:rsidR="00102E2E" w:rsidRPr="00EE37FC" w:rsidRDefault="00102E2E" w:rsidP="00356C9B">
            <w:pPr>
              <w:jc w:val="center"/>
            </w:pPr>
          </w:p>
          <w:p w14:paraId="0E35F0D8" w14:textId="3CA93946" w:rsidR="005863F8" w:rsidRPr="00EE37FC" w:rsidRDefault="005863F8" w:rsidP="00356C9B">
            <w:pPr>
              <w:jc w:val="center"/>
            </w:pPr>
          </w:p>
        </w:tc>
      </w:tr>
      <w:tr w:rsidR="00614897" w14:paraId="618ED1F5" w14:textId="77777777" w:rsidTr="00EB3783">
        <w:tc>
          <w:tcPr>
            <w:tcW w:w="6295" w:type="dxa"/>
          </w:tcPr>
          <w:p w14:paraId="0930BD26" w14:textId="4B69F866" w:rsidR="00614897" w:rsidDel="0018483D" w:rsidRDefault="00614897" w:rsidP="00614897">
            <w:pPr>
              <w:pStyle w:val="ListParagraph"/>
              <w:numPr>
                <w:ilvl w:val="0"/>
                <w:numId w:val="1"/>
              </w:numPr>
            </w:pPr>
            <w:r w:rsidRPr="00356C9B">
              <w:t>Describe the nature of the ownership (</w:t>
            </w:r>
            <w:r>
              <w:t xml:space="preserve">including </w:t>
            </w:r>
            <w:proofErr w:type="gramStart"/>
            <w:r>
              <w:t xml:space="preserve">in particular </w:t>
            </w:r>
            <w:r w:rsidRPr="00356C9B">
              <w:t>intellectual</w:t>
            </w:r>
            <w:proofErr w:type="gramEnd"/>
            <w:r w:rsidRPr="00356C9B">
              <w:t xml:space="preserve"> property</w:t>
            </w:r>
            <w:r>
              <w:t xml:space="preserve"> rights</w:t>
            </w:r>
            <w:r w:rsidRPr="00356C9B">
              <w:t xml:space="preserve">) or identify the owner of the AI technology, inputs and outputs provided to </w:t>
            </w:r>
            <w:r>
              <w:t>or used by Vendor</w:t>
            </w:r>
            <w:r w:rsidRPr="00356C9B">
              <w:t>.</w:t>
            </w:r>
          </w:p>
        </w:tc>
        <w:tc>
          <w:tcPr>
            <w:tcW w:w="6570" w:type="dxa"/>
          </w:tcPr>
          <w:p w14:paraId="52E81A87" w14:textId="77777777" w:rsidR="00614897" w:rsidRDefault="00614897" w:rsidP="00614897">
            <w:pPr>
              <w:jc w:val="center"/>
            </w:pPr>
          </w:p>
          <w:p w14:paraId="0BE9ED96" w14:textId="5C4D8B11" w:rsidR="00683001" w:rsidDel="00683001" w:rsidRDefault="00683001" w:rsidP="00683001">
            <w:pPr>
              <w:jc w:val="both"/>
              <w:rPr>
                <w:del w:id="40" w:author="Zach Ahrak" w:date="2024-10-09T13:14:00Z" w16du:dateUtc="2024-10-09T10:14:00Z"/>
              </w:rPr>
            </w:pPr>
          </w:p>
          <w:p w14:paraId="3C6C6774" w14:textId="1349BD1D" w:rsidR="00683001" w:rsidRPr="00CA3B55" w:rsidRDefault="00683001" w:rsidP="00683001">
            <w:pPr>
              <w:jc w:val="both"/>
              <w:rPr>
                <w:ins w:id="41" w:author="Zach Ahrak" w:date="2024-10-09T13:14:00Z" w16du:dateUtc="2024-10-09T10:14:00Z"/>
                <w:lang w:val="en-US"/>
                <w:rPrChange w:id="42" w:author="Zach Ahrak" w:date="2024-10-10T10:11:00Z" w16du:dateUtc="2024-10-10T07:11:00Z">
                  <w:rPr>
                    <w:ins w:id="43" w:author="Zach Ahrak" w:date="2024-10-09T13:14:00Z" w16du:dateUtc="2024-10-09T10:14:00Z"/>
                  </w:rPr>
                </w:rPrChange>
              </w:rPr>
              <w:pPrChange w:id="44" w:author="Zach Ahrak" w:date="2024-10-09T13:13:00Z" w16du:dateUtc="2024-10-09T10:13:00Z">
                <w:pPr>
                  <w:jc w:val="center"/>
                </w:pPr>
              </w:pPrChange>
            </w:pPr>
            <w:ins w:id="45" w:author="Zach Ahrak" w:date="2024-10-09T13:14:00Z" w16du:dateUtc="2024-10-09T10:14:00Z">
              <w:r>
                <w:t>In</w:t>
              </w:r>
              <w:r>
                <w:t>puts provided by customers, such as queries, are processed using OpenAI</w:t>
              </w:r>
            </w:ins>
            <w:ins w:id="46" w:author="Zach Ahrak" w:date="2024-10-10T14:15:00Z" w16du:dateUtc="2024-10-10T11:15:00Z">
              <w:r w:rsidR="00EA5935">
                <w:t xml:space="preserve">. </w:t>
              </w:r>
              <w:r w:rsidR="00EE37FC">
                <w:t>Inputs and o</w:t>
              </w:r>
            </w:ins>
            <w:ins w:id="47" w:author="Zach Ahrak" w:date="2024-10-09T13:14:00Z" w16du:dateUtc="2024-10-09T10:14:00Z">
              <w:r>
                <w:t>utputs</w:t>
              </w:r>
            </w:ins>
            <w:ins w:id="48" w:author="Zach Ahrak" w:date="2024-10-10T14:16:00Z" w16du:dateUtc="2024-10-10T11:16:00Z">
              <w:r w:rsidR="00EA5935">
                <w:t xml:space="preserve"> </w:t>
              </w:r>
            </w:ins>
            <w:ins w:id="49" w:author="Zach Ahrak" w:date="2024-10-09T13:14:00Z" w16du:dateUtc="2024-10-09T10:14:00Z">
              <w:r>
                <w:t>are owned by the user</w:t>
              </w:r>
            </w:ins>
            <w:ins w:id="50" w:author="Zach Ahrak" w:date="2024-10-10T10:11:00Z" w16du:dateUtc="2024-10-10T07:11:00Z">
              <w:r w:rsidR="00CA3B55">
                <w:rPr>
                  <w:lang w:val="en-US"/>
                </w:rPr>
                <w:t>.</w:t>
              </w:r>
            </w:ins>
          </w:p>
          <w:p w14:paraId="3B2E8007" w14:textId="77777777" w:rsidR="00614897" w:rsidRDefault="00614897" w:rsidP="00614897">
            <w:pPr>
              <w:jc w:val="center"/>
            </w:pPr>
          </w:p>
          <w:p w14:paraId="01F2712D" w14:textId="77777777" w:rsidR="00614897" w:rsidRDefault="00614897" w:rsidP="00614897">
            <w:pPr>
              <w:jc w:val="center"/>
            </w:pPr>
          </w:p>
          <w:p w14:paraId="2DD50E35" w14:textId="77777777" w:rsidR="00614897" w:rsidRDefault="00614897" w:rsidP="00614897">
            <w:pPr>
              <w:jc w:val="center"/>
            </w:pPr>
          </w:p>
        </w:tc>
      </w:tr>
      <w:tr w:rsidR="00614897" w14:paraId="5E33DA47" w14:textId="77777777" w:rsidTr="00086353">
        <w:trPr>
          <w:trHeight w:val="2258"/>
        </w:trPr>
        <w:tc>
          <w:tcPr>
            <w:tcW w:w="6295" w:type="dxa"/>
          </w:tcPr>
          <w:p w14:paraId="724F709E" w14:textId="4CEC7CA6" w:rsidR="00614897" w:rsidDel="0018483D" w:rsidRDefault="00614897" w:rsidP="00614897">
            <w:pPr>
              <w:pStyle w:val="ListParagraph"/>
              <w:numPr>
                <w:ilvl w:val="0"/>
                <w:numId w:val="1"/>
              </w:numPr>
            </w:pPr>
            <w:r>
              <w:t>Identify any Vendor or AI provider's contractual terms governing the ownership of the AI technology and whether the terms pertain to input, output, or both. Please provide c</w:t>
            </w:r>
            <w:r w:rsidRPr="00356C9B">
              <w:t>opies</w:t>
            </w:r>
            <w:r>
              <w:t>/summary</w:t>
            </w:r>
            <w:r w:rsidRPr="00356C9B">
              <w:t xml:space="preserve"> of the</w:t>
            </w:r>
            <w:r>
              <w:t xml:space="preserve"> Vendor</w:t>
            </w:r>
            <w:r w:rsidRPr="00356C9B">
              <w:t xml:space="preserve"> or AI provider's contracts, agreements and terms and conditions regarding the ownership of </w:t>
            </w:r>
            <w:r>
              <w:t xml:space="preserve">(i) </w:t>
            </w:r>
            <w:r w:rsidRPr="00356C9B">
              <w:t xml:space="preserve">the input into the AI technology by </w:t>
            </w:r>
            <w:r>
              <w:t>Vendor’s</w:t>
            </w:r>
            <w:r w:rsidRPr="00356C9B">
              <w:t xml:space="preserve"> users and </w:t>
            </w:r>
            <w:r>
              <w:t xml:space="preserve">(ii) </w:t>
            </w:r>
            <w:r w:rsidRPr="00356C9B">
              <w:t xml:space="preserve">the </w:t>
            </w:r>
            <w:r>
              <w:t xml:space="preserve">output </w:t>
            </w:r>
            <w:r w:rsidRPr="00356C9B">
              <w:t>generated by the AI technology.</w:t>
            </w:r>
          </w:p>
        </w:tc>
        <w:tc>
          <w:tcPr>
            <w:tcW w:w="6570" w:type="dxa"/>
          </w:tcPr>
          <w:p w14:paraId="5093FE9A" w14:textId="5B76CF8B" w:rsidR="00CA3B55" w:rsidRDefault="005D451F" w:rsidP="005D451F">
            <w:pPr>
              <w:jc w:val="both"/>
              <w:rPr>
                <w:ins w:id="51" w:author="Zach Ahrak" w:date="2024-10-10T10:42:00Z" w16du:dateUtc="2024-10-10T07:42:00Z"/>
                <w:rtl/>
              </w:rPr>
            </w:pPr>
            <w:ins w:id="52" w:author="Zach Ahrak" w:date="2024-10-09T13:18:00Z" w16du:dateUtc="2024-10-09T10:18:00Z">
              <w:r>
                <w:t>Co</w:t>
              </w:r>
            </w:ins>
            <w:ins w:id="53" w:author="Zach Ahrak" w:date="2024-10-09T13:17:00Z" w16du:dateUtc="2024-10-09T10:17:00Z">
              <w:r>
                <w:t xml:space="preserve">ralogix uses </w:t>
              </w:r>
              <w:r w:rsidRPr="00CA3B55">
                <w:rPr>
                  <w:rStyle w:val="Strong"/>
                  <w:b w:val="0"/>
                  <w:bCs w:val="0"/>
                  <w:rPrChange w:id="54" w:author="Zach Ahrak" w:date="2024-10-10T10:16:00Z" w16du:dateUtc="2024-10-10T07:16:00Z">
                    <w:rPr>
                      <w:rStyle w:val="Strong"/>
                    </w:rPr>
                  </w:rPrChange>
                </w:rPr>
                <w:t>OpenAI</w:t>
              </w:r>
            </w:ins>
            <w:ins w:id="55" w:author="Zach Ahrak" w:date="2024-10-10T10:16:00Z" w16du:dateUtc="2024-10-10T07:16:00Z">
              <w:r w:rsidR="00CA3B55">
                <w:rPr>
                  <w:rStyle w:val="Strong"/>
                  <w:b w:val="0"/>
                  <w:bCs w:val="0"/>
                </w:rPr>
                <w:t xml:space="preserve"> as the </w:t>
              </w:r>
              <w:r w:rsidR="00CA3B55">
                <w:t>AI provider</w:t>
              </w:r>
            </w:ins>
            <w:ins w:id="56" w:author="Zach Ahrak" w:date="2024-10-09T13:17:00Z" w16du:dateUtc="2024-10-09T10:17:00Z">
              <w:r>
                <w:t xml:space="preserve">. According to OpenAI’s terms, the ownership of </w:t>
              </w:r>
              <w:r>
                <w:rPr>
                  <w:rStyle w:val="Strong"/>
                </w:rPr>
                <w:t>inputs</w:t>
              </w:r>
              <w:r>
                <w:t xml:space="preserve"> (such as user queries) </w:t>
              </w:r>
            </w:ins>
            <w:ins w:id="57" w:author="Zach Ahrak" w:date="2024-10-09T13:18:00Z" w16du:dateUtc="2024-10-09T10:18:00Z">
              <w:r>
                <w:t xml:space="preserve">and </w:t>
              </w:r>
              <w:r>
                <w:rPr>
                  <w:rStyle w:val="Strong"/>
                </w:rPr>
                <w:t>outputs</w:t>
              </w:r>
              <w:r>
                <w:t xml:space="preserve"> (like generated responses) </w:t>
              </w:r>
            </w:ins>
            <w:ins w:id="58" w:author="Zach Ahrak" w:date="2024-10-09T13:17:00Z" w16du:dateUtc="2024-10-09T10:17:00Z">
              <w:r>
                <w:t>remains with the user</w:t>
              </w:r>
            </w:ins>
            <w:ins w:id="59" w:author="Zach Ahrak" w:date="2024-10-10T10:42:00Z" w16du:dateUtc="2024-10-10T07:42:00Z">
              <w:r w:rsidR="00CA3B55">
                <w:rPr>
                  <w:rFonts w:hint="cs"/>
                  <w:rtl/>
                </w:rPr>
                <w:t xml:space="preserve"> </w:t>
              </w:r>
            </w:ins>
            <w:ins w:id="60" w:author="Zach Ahrak" w:date="2024-10-10T10:43:00Z" w16du:dateUtc="2024-10-10T07:43:00Z">
              <w:r w:rsidR="00CA3B55">
                <w:rPr>
                  <w:rFonts w:hint="cs"/>
                  <w:rtl/>
                </w:rPr>
                <w:t>)</w:t>
              </w:r>
            </w:ins>
            <w:ins w:id="61" w:author="Zach Ahrak" w:date="2024-10-10T10:42:00Z" w16du:dateUtc="2024-10-10T07:42:00Z">
              <w:r w:rsidR="00CA3B55">
                <w:fldChar w:fldCharType="begin"/>
              </w:r>
              <w:r w:rsidR="00CA3B55">
                <w:instrText>HYPERLINK "</w:instrText>
              </w:r>
              <w:r w:rsidR="00CA3B55" w:rsidRPr="00CA3B55">
                <w:instrText>https://help.openai.com/en/collections/6864268-privacy-and-policies</w:instrText>
              </w:r>
              <w:r w:rsidR="00CA3B55">
                <w:instrText>"</w:instrText>
              </w:r>
              <w:r w:rsidR="00CA3B55">
                <w:fldChar w:fldCharType="separate"/>
              </w:r>
              <w:r w:rsidR="00CA3B55" w:rsidRPr="00FC7A7B">
                <w:rPr>
                  <w:rStyle w:val="Hyperlink"/>
                </w:rPr>
                <w:t>https://help.openai.com/en/collections/6864268-privacy-and-polic</w:t>
              </w:r>
              <w:r w:rsidR="00CA3B55" w:rsidRPr="00FC7A7B">
                <w:rPr>
                  <w:rStyle w:val="Hyperlink"/>
                </w:rPr>
                <w:t>i</w:t>
              </w:r>
              <w:r w:rsidR="00CA3B55" w:rsidRPr="00FC7A7B">
                <w:rPr>
                  <w:rStyle w:val="Hyperlink"/>
                </w:rPr>
                <w:t>es</w:t>
              </w:r>
              <w:r w:rsidR="00CA3B55">
                <w:fldChar w:fldCharType="end"/>
              </w:r>
            </w:ins>
            <w:ins w:id="62" w:author="Zach Ahrak" w:date="2024-10-10T10:43:00Z" w16du:dateUtc="2024-10-10T07:43:00Z">
              <w:r w:rsidR="00CA3B55">
                <w:rPr>
                  <w:rFonts w:hint="cs"/>
                  <w:rtl/>
                </w:rPr>
                <w:t>(</w:t>
              </w:r>
            </w:ins>
            <w:ins w:id="63" w:author="Zach Ahrak" w:date="2024-10-10T10:42:00Z" w16du:dateUtc="2024-10-10T07:42:00Z">
              <w:r w:rsidR="00CA3B55">
                <w:rPr>
                  <w:rFonts w:hint="cs"/>
                  <w:rtl/>
                </w:rPr>
                <w:t xml:space="preserve"> </w:t>
              </w:r>
            </w:ins>
            <w:ins w:id="64" w:author="Zach Ahrak" w:date="2024-10-09T13:17:00Z" w16du:dateUtc="2024-10-09T10:17:00Z">
              <w:r>
                <w:t xml:space="preserve">. </w:t>
              </w:r>
            </w:ins>
          </w:p>
          <w:p w14:paraId="2776DA14" w14:textId="31B72AE4" w:rsidR="00614897" w:rsidRDefault="005D451F" w:rsidP="005D451F">
            <w:pPr>
              <w:jc w:val="both"/>
              <w:pPrChange w:id="65" w:author="Zach Ahrak" w:date="2024-10-09T13:18:00Z" w16du:dateUtc="2024-10-09T10:18:00Z">
                <w:pPr>
                  <w:jc w:val="center"/>
                </w:pPr>
              </w:pPrChange>
            </w:pPr>
            <w:ins w:id="66" w:author="Zach Ahrak" w:date="2024-10-09T13:17:00Z" w16du:dateUtc="2024-10-09T10:17:00Z">
              <w:r>
                <w:t xml:space="preserve">OpenAI retains the right to process data for service improvement but does not use it for training models unless otherwise specified. Data retention policies are governed by OpenAI’s terms, </w:t>
              </w:r>
            </w:ins>
            <w:ins w:id="67" w:author="Zach Ahrak" w:date="2024-10-09T13:19:00Z" w16du:dateUtc="2024-10-09T10:19:00Z">
              <w:r>
                <w:t>as</w:t>
              </w:r>
            </w:ins>
            <w:ins w:id="68" w:author="Zach Ahrak" w:date="2024-10-09T13:17:00Z" w16du:dateUtc="2024-10-09T10:17:00Z">
              <w:r>
                <w:t xml:space="preserve"> </w:t>
              </w:r>
              <w:r>
                <w:rPr>
                  <w:rStyle w:val="Strong"/>
                </w:rPr>
                <w:t>zero data retention (ZDR)</w:t>
              </w:r>
              <w:r>
                <w:t xml:space="preserve">. For more detailed contractual terms, refer to OpenAI’s </w:t>
              </w:r>
            </w:ins>
            <w:ins w:id="69" w:author="Zach Ahrak" w:date="2024-10-10T10:43:00Z" w16du:dateUtc="2024-10-10T07:43:00Z">
              <w:r w:rsidR="00CA3B55">
                <w:rPr>
                  <w:rStyle w:val="Strong"/>
                </w:rPr>
                <w:fldChar w:fldCharType="begin"/>
              </w:r>
              <w:r w:rsidR="00CA3B55">
                <w:rPr>
                  <w:rStyle w:val="Strong"/>
                </w:rPr>
                <w:instrText>HYPERLINK "https://platform.openai.com/docs/concepts"</w:instrText>
              </w:r>
              <w:r w:rsidR="00CA3B55">
                <w:rPr>
                  <w:rStyle w:val="Strong"/>
                </w:rPr>
              </w:r>
              <w:r w:rsidR="00CA3B55">
                <w:rPr>
                  <w:rStyle w:val="Strong"/>
                </w:rPr>
                <w:fldChar w:fldCharType="separate"/>
              </w:r>
              <w:r w:rsidRPr="00CA3B55">
                <w:rPr>
                  <w:rStyle w:val="Hyperlink"/>
                </w:rPr>
                <w:t>Platform Docs</w:t>
              </w:r>
              <w:r w:rsidR="00CA3B55">
                <w:rPr>
                  <w:rStyle w:val="Strong"/>
                </w:rPr>
                <w:fldChar w:fldCharType="end"/>
              </w:r>
            </w:ins>
            <w:ins w:id="70" w:author="Zach Ahrak" w:date="2024-10-09T13:17:00Z" w16du:dateUtc="2024-10-09T10:17:00Z">
              <w:r>
                <w:t xml:space="preserve"> and </w:t>
              </w:r>
              <w:r>
                <w:rPr>
                  <w:rStyle w:val="Strong"/>
                </w:rPr>
                <w:t>Enterprise Privacy</w:t>
              </w:r>
              <w:r>
                <w:t xml:space="preserve"> page</w:t>
              </w:r>
            </w:ins>
          </w:p>
          <w:p w14:paraId="1598FFB8" w14:textId="77777777" w:rsidR="00614897" w:rsidRDefault="00614897" w:rsidP="00614897">
            <w:pPr>
              <w:tabs>
                <w:tab w:val="left" w:pos="1070"/>
              </w:tabs>
            </w:pPr>
            <w:r>
              <w:tab/>
            </w:r>
          </w:p>
          <w:p w14:paraId="2996F024" w14:textId="77777777" w:rsidR="00614897" w:rsidRDefault="00614897" w:rsidP="00614897">
            <w:pPr>
              <w:tabs>
                <w:tab w:val="left" w:pos="1070"/>
              </w:tabs>
            </w:pPr>
          </w:p>
          <w:p w14:paraId="6CA056EE" w14:textId="77777777" w:rsidR="00614897" w:rsidRDefault="00614897" w:rsidP="00614897">
            <w:pPr>
              <w:jc w:val="center"/>
            </w:pPr>
          </w:p>
        </w:tc>
      </w:tr>
      <w:tr w:rsidR="00EB3783" w14:paraId="7AE66EE6" w14:textId="77777777" w:rsidTr="00086353">
        <w:trPr>
          <w:trHeight w:val="1411"/>
        </w:trPr>
        <w:tc>
          <w:tcPr>
            <w:tcW w:w="6295" w:type="dxa"/>
          </w:tcPr>
          <w:p w14:paraId="3B1DA328" w14:textId="7B02F04F" w:rsidR="00EB3783" w:rsidRDefault="0018483D" w:rsidP="00920054">
            <w:pPr>
              <w:pStyle w:val="ListParagraph"/>
              <w:numPr>
                <w:ilvl w:val="0"/>
                <w:numId w:val="1"/>
              </w:numPr>
            </w:pPr>
            <w:r>
              <w:lastRenderedPageBreak/>
              <w:t>D</w:t>
            </w:r>
            <w:r w:rsidR="001278AA">
              <w:t>escribe how and for what purposes the AI is used</w:t>
            </w:r>
            <w:r w:rsidR="00376A98">
              <w:t xml:space="preserve"> (or intended to be used)</w:t>
            </w:r>
            <w:r w:rsidR="001278AA">
              <w:t xml:space="preserve">, including whether </w:t>
            </w:r>
            <w:r w:rsidR="00F07770">
              <w:t xml:space="preserve">used </w:t>
            </w:r>
            <w:r w:rsidR="005863F8">
              <w:t xml:space="preserve">(i) internally </w:t>
            </w:r>
            <w:r w:rsidR="00D30CFD">
              <w:t xml:space="preserve">(by Vendor or by </w:t>
            </w:r>
            <w:r w:rsidR="001225B4">
              <w:t xml:space="preserve">Nutanix); </w:t>
            </w:r>
            <w:r w:rsidR="005863F8">
              <w:t xml:space="preserve">or (ii) to generate outputs which are provided to or used by </w:t>
            </w:r>
            <w:r w:rsidR="001225B4">
              <w:t xml:space="preserve">Nutanix or </w:t>
            </w:r>
            <w:r w:rsidR="005863F8">
              <w:t xml:space="preserve">other recipients. </w:t>
            </w:r>
            <w:r w:rsidR="001225B4">
              <w:t xml:space="preserve">If outputs are provided </w:t>
            </w:r>
            <w:r w:rsidR="00E310D5">
              <w:t>to other third parties, please describe.</w:t>
            </w:r>
            <w:r w:rsidR="00920054">
              <w:t xml:space="preserve"> </w:t>
            </w:r>
          </w:p>
        </w:tc>
        <w:tc>
          <w:tcPr>
            <w:tcW w:w="6570" w:type="dxa"/>
          </w:tcPr>
          <w:p w14:paraId="4A4B9617" w14:textId="77777777" w:rsidR="00EB3783" w:rsidRDefault="00EB3783" w:rsidP="00356C9B">
            <w:pPr>
              <w:jc w:val="center"/>
            </w:pPr>
          </w:p>
          <w:p w14:paraId="4D938FBA" w14:textId="0E7431EF" w:rsidR="00E01DC1" w:rsidDel="00E01DC1" w:rsidRDefault="00E01DC1" w:rsidP="001B5073">
            <w:pPr>
              <w:jc w:val="both"/>
              <w:rPr>
                <w:del w:id="71" w:author="Zach Ahrak" w:date="2024-10-09T14:27:00Z" w16du:dateUtc="2024-10-09T11:27:00Z"/>
              </w:rPr>
            </w:pPr>
            <w:ins w:id="72" w:author="Zach Ahrak" w:date="2024-10-09T14:27:00Z" w16du:dateUtc="2024-10-09T11:27:00Z">
              <w:r>
                <w:t xml:space="preserve">The </w:t>
              </w:r>
              <w:r w:rsidRPr="00773C31">
                <w:rPr>
                  <w:rStyle w:val="Strong"/>
                  <w:b w:val="0"/>
                  <w:bCs w:val="0"/>
                  <w:rPrChange w:id="73" w:author="Zach Ahrak" w:date="2024-10-10T10:47:00Z" w16du:dateUtc="2024-10-10T07:47:00Z">
                    <w:rPr>
                      <w:rStyle w:val="Strong"/>
                    </w:rPr>
                  </w:rPrChange>
                </w:rPr>
                <w:t>AI Query Assistant</w:t>
              </w:r>
              <w:r>
                <w:t xml:space="preserve"> in Coralogix is primarily used to assist </w:t>
              </w:r>
            </w:ins>
            <w:proofErr w:type="spellStart"/>
            <w:ins w:id="74" w:author="Zach Ahrak" w:date="2024-10-10T10:44:00Z" w16du:dateUtc="2024-10-10T07:44:00Z">
              <w:r w:rsidR="00773C31">
                <w:rPr>
                  <w:lang w:val="en-US"/>
                </w:rPr>
                <w:t>Coralogix’s</w:t>
              </w:r>
              <w:proofErr w:type="spellEnd"/>
              <w:r w:rsidR="00773C31">
                <w:rPr>
                  <w:lang w:val="en-US"/>
                </w:rPr>
                <w:t xml:space="preserve"> users</w:t>
              </w:r>
            </w:ins>
            <w:ins w:id="75" w:author="Zach Ahrak" w:date="2024-10-09T14:27:00Z" w16du:dateUtc="2024-10-09T11:27:00Z">
              <w:r>
                <w:t xml:space="preserve">, in creating accurate </w:t>
              </w:r>
              <w:r w:rsidRPr="00773C31">
                <w:rPr>
                  <w:rStyle w:val="Strong"/>
                  <w:b w:val="0"/>
                  <w:bCs w:val="0"/>
                  <w:rPrChange w:id="76" w:author="Zach Ahrak" w:date="2024-10-10T10:47:00Z" w16du:dateUtc="2024-10-10T07:47:00Z">
                    <w:rPr>
                      <w:rStyle w:val="Strong"/>
                    </w:rPr>
                  </w:rPrChange>
                </w:rPr>
                <w:t>DataPrime queries</w:t>
              </w:r>
              <w:r>
                <w:t xml:space="preserve"> from natural language inputs. This AI tool is</w:t>
              </w:r>
            </w:ins>
            <w:ins w:id="77" w:author="Zach Ahrak" w:date="2024-10-10T10:44:00Z" w16du:dateUtc="2024-10-10T07:44:00Z">
              <w:r w:rsidR="00773C31">
                <w:t xml:space="preserve"> also</w:t>
              </w:r>
            </w:ins>
            <w:ins w:id="78" w:author="Zach Ahrak" w:date="2024-10-09T14:27:00Z" w16du:dateUtc="2024-10-09T11:27:00Z">
              <w:r>
                <w:t xml:space="preserve"> used </w:t>
              </w:r>
              <w:r w:rsidRPr="00773C31">
                <w:rPr>
                  <w:rStyle w:val="Strong"/>
                  <w:b w:val="0"/>
                  <w:bCs w:val="0"/>
                  <w:rPrChange w:id="79" w:author="Zach Ahrak" w:date="2024-10-10T10:47:00Z" w16du:dateUtc="2024-10-10T07:47:00Z">
                    <w:rPr>
                      <w:rStyle w:val="Strong"/>
                    </w:rPr>
                  </w:rPrChange>
                </w:rPr>
                <w:t>internally</w:t>
              </w:r>
              <w:r>
                <w:t xml:space="preserve"> by Coralogix</w:t>
              </w:r>
            </w:ins>
            <w:ins w:id="80" w:author="Zach Ahrak" w:date="2024-10-10T10:44:00Z" w16du:dateUtc="2024-10-10T07:44:00Z">
              <w:r w:rsidR="00773C31">
                <w:t>’s em</w:t>
              </w:r>
            </w:ins>
            <w:ins w:id="81" w:author="Zach Ahrak" w:date="2024-10-10T10:45:00Z" w16du:dateUtc="2024-10-10T07:45:00Z">
              <w:r w:rsidR="00773C31">
                <w:t>lpyees (</w:t>
              </w:r>
            </w:ins>
            <w:ins w:id="82" w:author="Zach Ahrak" w:date="2024-10-10T10:46:00Z" w16du:dateUtc="2024-10-10T07:46:00Z">
              <w:r w:rsidR="00773C31">
                <w:t>Inter alia, Coralogix's employees use OpenAI for various othrr purposes.</w:t>
              </w:r>
            </w:ins>
            <w:ins w:id="83" w:author="Zach Ahrak" w:date="2024-10-10T10:45:00Z" w16du:dateUtc="2024-10-10T07:45:00Z">
              <w:r w:rsidR="00773C31">
                <w:t>),</w:t>
              </w:r>
            </w:ins>
            <w:ins w:id="84" w:author="Zach Ahrak" w:date="2024-10-09T14:27:00Z" w16du:dateUtc="2024-10-09T11:27:00Z">
              <w:r>
                <w:t xml:space="preserve"> and </w:t>
              </w:r>
              <w:r w:rsidRPr="00773C31">
                <w:rPr>
                  <w:rStyle w:val="Strong"/>
                  <w:b w:val="0"/>
                  <w:bCs w:val="0"/>
                  <w:rPrChange w:id="85" w:author="Zach Ahrak" w:date="2024-10-10T10:47:00Z" w16du:dateUtc="2024-10-10T07:47:00Z">
                    <w:rPr>
                      <w:rStyle w:val="Strong"/>
                    </w:rPr>
                  </w:rPrChange>
                </w:rPr>
                <w:t>externally</w:t>
              </w:r>
              <w:r>
                <w:t xml:space="preserve"> by customers to generate structured queries for data exploration and analysis</w:t>
              </w:r>
            </w:ins>
            <w:ins w:id="86" w:author="Zach Ahrak" w:date="2024-10-10T10:46:00Z" w16du:dateUtc="2024-10-10T07:46:00Z">
              <w:r w:rsidR="00773C31">
                <w:t xml:space="preserve"> th</w:t>
              </w:r>
            </w:ins>
            <w:ins w:id="87" w:author="Zach Ahrak" w:date="2024-10-10T10:47:00Z" w16du:dateUtc="2024-10-10T07:47:00Z">
              <w:r w:rsidR="00773C31">
                <w:t xml:space="preserve">rough the </w:t>
              </w:r>
              <w:r w:rsidR="00773C31" w:rsidRPr="00773C31">
                <w:rPr>
                  <w:rStyle w:val="Strong"/>
                  <w:b w:val="0"/>
                  <w:bCs w:val="0"/>
                  <w:rPrChange w:id="88" w:author="Zach Ahrak" w:date="2024-10-10T10:47:00Z" w16du:dateUtc="2024-10-10T07:47:00Z">
                    <w:rPr>
                      <w:rStyle w:val="Strong"/>
                    </w:rPr>
                  </w:rPrChange>
                </w:rPr>
                <w:t>AI Query Assistant</w:t>
              </w:r>
            </w:ins>
            <w:ins w:id="89" w:author="Zach Ahrak" w:date="2024-10-09T14:27:00Z" w16du:dateUtc="2024-10-09T11:27:00Z">
              <w:r w:rsidRPr="00EC6D48">
                <w:t>.</w:t>
              </w:r>
            </w:ins>
            <w:ins w:id="90" w:author="Zach Ahrak" w:date="2024-10-10T15:23:00Z" w16du:dateUtc="2024-10-10T12:23:00Z">
              <w:r w:rsidR="00EC6D48" w:rsidRPr="00EC6D48">
                <w:t xml:space="preserve"> </w:t>
              </w:r>
            </w:ins>
            <w:ins w:id="91" w:author="Zach Ahrak" w:date="2024-10-09T14:27:00Z" w16du:dateUtc="2024-10-09T11:27:00Z">
              <w:r w:rsidRPr="00EC6D48">
                <w:t>The system focuses on analytics and log data retrieval without generating personal information</w:t>
              </w:r>
              <w:r>
                <w:t>.</w:t>
              </w:r>
            </w:ins>
          </w:p>
          <w:p w14:paraId="645044DC" w14:textId="3AABF5EB" w:rsidR="00E01DC1" w:rsidRDefault="00E01DC1" w:rsidP="001B5073">
            <w:pPr>
              <w:jc w:val="both"/>
              <w:rPr>
                <w:ins w:id="92" w:author="Zach Ahrak" w:date="2024-10-09T14:27:00Z" w16du:dateUtc="2024-10-09T11:27:00Z"/>
              </w:rPr>
              <w:pPrChange w:id="93" w:author="Zach Ahrak" w:date="2024-10-09T13:20:00Z" w16du:dateUtc="2024-10-09T10:20:00Z">
                <w:pPr>
                  <w:jc w:val="center"/>
                </w:pPr>
              </w:pPrChange>
            </w:pPr>
            <w:ins w:id="94" w:author="Zach Ahrak" w:date="2024-10-09T14:27:00Z" w16du:dateUtc="2024-10-09T11:27:00Z">
              <w:r>
                <w:t xml:space="preserve">In addition </w:t>
              </w:r>
              <w:r w:rsidRPr="00E01DC1">
                <w:t>Coralogix and OpenAI signed a data processing agreement (DPA) with updated SCCs. Coralogix has added OpenAI as an authorized sub-processor in case customers leak personal data into prompts. However, Coralogix does not have control over customers’ data input. Coralogix has checked OpenAI’s compliance with GDPR and thoroughly verified technical and organizational measures taken</w:t>
              </w:r>
            </w:ins>
            <w:ins w:id="95" w:author="Zach Ahrak" w:date="2024-10-10T10:56:00Z" w16du:dateUtc="2024-10-10T07:56:00Z">
              <w:r w:rsidR="000C5FF2">
                <w:t xml:space="preserve"> such as </w:t>
              </w:r>
              <w:r w:rsidR="000C5FF2">
                <w:rPr>
                  <w:lang w:val="en-US"/>
                </w:rPr>
                <w:t>SOC-2</w:t>
              </w:r>
            </w:ins>
            <w:ins w:id="96" w:author="Zach Ahrak" w:date="2024-10-10T10:57:00Z" w16du:dateUtc="2024-10-10T07:57:00Z">
              <w:r w:rsidR="000C5FF2">
                <w:rPr>
                  <w:lang w:val="en-US"/>
                </w:rPr>
                <w:t xml:space="preserve"> certificate</w:t>
              </w:r>
            </w:ins>
            <w:ins w:id="97" w:author="Zach Ahrak" w:date="2024-10-09T14:27:00Z" w16du:dateUtc="2024-10-09T11:27:00Z">
              <w:r w:rsidRPr="00E01DC1">
                <w:t xml:space="preserve"> to ensure its compliance.</w:t>
              </w:r>
            </w:ins>
          </w:p>
          <w:p w14:paraId="3C88E121" w14:textId="77777777" w:rsidR="00E310D5" w:rsidRDefault="00E310D5" w:rsidP="00356C9B">
            <w:pPr>
              <w:jc w:val="center"/>
            </w:pPr>
          </w:p>
          <w:p w14:paraId="07B191D5" w14:textId="77777777" w:rsidR="00E310D5" w:rsidRDefault="00E310D5" w:rsidP="00356C9B">
            <w:pPr>
              <w:jc w:val="center"/>
            </w:pPr>
          </w:p>
          <w:p w14:paraId="6AA829BB" w14:textId="77777777" w:rsidR="00E310D5" w:rsidRDefault="00E310D5" w:rsidP="00356C9B">
            <w:pPr>
              <w:jc w:val="center"/>
            </w:pPr>
          </w:p>
          <w:p w14:paraId="7B091549" w14:textId="42344782" w:rsidR="00E310D5" w:rsidRDefault="00E310D5" w:rsidP="00356C9B">
            <w:pPr>
              <w:jc w:val="center"/>
            </w:pPr>
          </w:p>
        </w:tc>
      </w:tr>
      <w:tr w:rsidR="003B6817" w14:paraId="1E2DBA0C" w14:textId="77777777" w:rsidTr="00086353">
        <w:trPr>
          <w:trHeight w:val="699"/>
        </w:trPr>
        <w:tc>
          <w:tcPr>
            <w:tcW w:w="6295" w:type="dxa"/>
          </w:tcPr>
          <w:p w14:paraId="5D4D3BB1" w14:textId="3AC9F25F" w:rsidR="006E3FD1" w:rsidRDefault="00376A98" w:rsidP="00E13864">
            <w:pPr>
              <w:pStyle w:val="ListParagraph"/>
              <w:numPr>
                <w:ilvl w:val="0"/>
                <w:numId w:val="1"/>
              </w:numPr>
            </w:pPr>
            <w:r>
              <w:t>For each AI technology or system, d</w:t>
            </w:r>
            <w:r w:rsidR="007A7904" w:rsidRPr="007A7904">
              <w:t>escribe</w:t>
            </w:r>
            <w:r w:rsidR="006E3FD1">
              <w:t>:</w:t>
            </w:r>
            <w:r w:rsidR="007A7904" w:rsidRPr="007A7904">
              <w:t xml:space="preserve"> </w:t>
            </w:r>
          </w:p>
          <w:p w14:paraId="02D85308" w14:textId="08A537DE" w:rsidR="006E3FD1" w:rsidRDefault="00E13864" w:rsidP="00086353">
            <w:pPr>
              <w:pStyle w:val="ListParagraph"/>
              <w:numPr>
                <w:ilvl w:val="0"/>
                <w:numId w:val="3"/>
              </w:numPr>
            </w:pPr>
            <w:r>
              <w:t xml:space="preserve">the </w:t>
            </w:r>
            <w:r w:rsidR="007A7904" w:rsidRPr="007A7904">
              <w:t>data</w:t>
            </w:r>
            <w:r>
              <w:t>set</w:t>
            </w:r>
            <w:r w:rsidR="007A7904" w:rsidRPr="007A7904">
              <w:t xml:space="preserve"> used by </w:t>
            </w:r>
            <w:r w:rsidR="001041FF">
              <w:t xml:space="preserve">Vendor </w:t>
            </w:r>
            <w:r w:rsidR="007A7904" w:rsidRPr="007A7904">
              <w:t>to train</w:t>
            </w:r>
            <w:r>
              <w:t>, test and/or validate</w:t>
            </w:r>
            <w:r w:rsidR="007A7904" w:rsidRPr="007A7904">
              <w:t xml:space="preserve"> </w:t>
            </w:r>
            <w:r w:rsidR="00376A98">
              <w:t xml:space="preserve">the </w:t>
            </w:r>
            <w:r w:rsidR="007A7904" w:rsidRPr="007A7904">
              <w:t xml:space="preserve">AI technology (i.e., </w:t>
            </w:r>
            <w:r>
              <w:t xml:space="preserve">the </w:t>
            </w:r>
            <w:r w:rsidR="007A7904" w:rsidRPr="007A7904">
              <w:t>training data</w:t>
            </w:r>
            <w:r>
              <w:t>, including whether it's real or synthetic data</w:t>
            </w:r>
            <w:r w:rsidR="007A7904" w:rsidRPr="007A7904">
              <w:t>)</w:t>
            </w:r>
            <w:r w:rsidR="006E3FD1">
              <w:t>,</w:t>
            </w:r>
          </w:p>
          <w:p w14:paraId="0FF95F45" w14:textId="7625E700" w:rsidR="006E3FD1" w:rsidRDefault="00376A98" w:rsidP="00086353">
            <w:pPr>
              <w:pStyle w:val="ListParagraph"/>
              <w:numPr>
                <w:ilvl w:val="0"/>
                <w:numId w:val="3"/>
              </w:numPr>
            </w:pPr>
            <w:r>
              <w:t>the</w:t>
            </w:r>
            <w:r w:rsidR="00C47056">
              <w:t xml:space="preserve"> </w:t>
            </w:r>
            <w:r w:rsidR="001041FF">
              <w:t>source(s)</w:t>
            </w:r>
            <w:r>
              <w:t xml:space="preserve"> of the training data</w:t>
            </w:r>
            <w:r w:rsidR="00B04315">
              <w:t xml:space="preserve"> (i.e., </w:t>
            </w:r>
            <w:r w:rsidR="00E13864">
              <w:t>how the training data was obtained</w:t>
            </w:r>
            <w:r w:rsidR="00B04315">
              <w:t>)</w:t>
            </w:r>
            <w:r w:rsidR="00E13864">
              <w:t xml:space="preserve">, </w:t>
            </w:r>
          </w:p>
          <w:p w14:paraId="7D3820B1" w14:textId="575E340E" w:rsidR="006E3FD1" w:rsidRDefault="00E13864" w:rsidP="00086353">
            <w:pPr>
              <w:pStyle w:val="ListParagraph"/>
              <w:numPr>
                <w:ilvl w:val="0"/>
                <w:numId w:val="3"/>
              </w:numPr>
            </w:pPr>
            <w:r>
              <w:t xml:space="preserve">how the dataset is (or is intended to be) used to train, test, or validate the AI; and </w:t>
            </w:r>
          </w:p>
          <w:p w14:paraId="1D43EDD8" w14:textId="640AB40B" w:rsidR="003B6817" w:rsidRPr="00356C9B" w:rsidRDefault="00E13864" w:rsidP="00086353">
            <w:pPr>
              <w:pStyle w:val="ListParagraph"/>
              <w:numPr>
                <w:ilvl w:val="0"/>
                <w:numId w:val="3"/>
              </w:numPr>
            </w:pPr>
            <w:r>
              <w:t xml:space="preserve">how and why the dataset was selected for training purposes. </w:t>
            </w:r>
          </w:p>
        </w:tc>
        <w:tc>
          <w:tcPr>
            <w:tcW w:w="6570" w:type="dxa"/>
          </w:tcPr>
          <w:p w14:paraId="0AC2D687" w14:textId="77777777" w:rsidR="003B6817" w:rsidRDefault="003B6817" w:rsidP="00356C9B">
            <w:pPr>
              <w:jc w:val="center"/>
            </w:pPr>
          </w:p>
          <w:p w14:paraId="513D5B24" w14:textId="6DFA78D2" w:rsidR="00252C6E" w:rsidRDefault="00BD3DAC" w:rsidP="00BD3DAC">
            <w:pPr>
              <w:pStyle w:val="ListParagraph"/>
              <w:numPr>
                <w:ilvl w:val="0"/>
                <w:numId w:val="8"/>
              </w:numPr>
              <w:rPr>
                <w:ins w:id="98" w:author="Zach Ahrak" w:date="2024-10-10T14:18:00Z" w16du:dateUtc="2024-10-10T11:18:00Z"/>
              </w:rPr>
              <w:pPrChange w:id="99" w:author="Zach Ahrak" w:date="2024-10-10T14:20:00Z" w16du:dateUtc="2024-10-10T11:20:00Z">
                <w:pPr>
                  <w:pStyle w:val="ListParagraph"/>
                  <w:numPr>
                    <w:numId w:val="8"/>
                  </w:numPr>
                  <w:ind w:left="1080" w:hanging="720"/>
                  <w:jc w:val="center"/>
                </w:pPr>
              </w:pPrChange>
            </w:pPr>
            <w:ins w:id="100" w:author="Zach Ahrak" w:date="2024-10-10T14:17:00Z" w16du:dateUtc="2024-10-10T11:17:00Z">
              <w:r>
                <w:t>Coralogix uses OpenAI GPT 4o API</w:t>
              </w:r>
            </w:ins>
            <w:ins w:id="101" w:author="Zach Ahrak" w:date="2024-10-10T14:18:00Z" w16du:dateUtc="2024-10-10T11:18:00Z">
              <w:r>
                <w:t xml:space="preserve"> and does not train any model by itself</w:t>
              </w:r>
            </w:ins>
          </w:p>
          <w:p w14:paraId="46CACDE0" w14:textId="1F759E02" w:rsidR="00BD3DAC" w:rsidRDefault="00BD3DAC" w:rsidP="00BD3DAC">
            <w:pPr>
              <w:pStyle w:val="ListParagraph"/>
              <w:numPr>
                <w:ilvl w:val="0"/>
                <w:numId w:val="8"/>
              </w:numPr>
              <w:rPr>
                <w:ins w:id="102" w:author="Zach Ahrak" w:date="2024-10-10T14:19:00Z" w16du:dateUtc="2024-10-10T11:19:00Z"/>
              </w:rPr>
              <w:pPrChange w:id="103" w:author="Zach Ahrak" w:date="2024-10-10T14:20:00Z" w16du:dateUtc="2024-10-10T11:20:00Z">
                <w:pPr>
                  <w:pStyle w:val="ListParagraph"/>
                  <w:numPr>
                    <w:numId w:val="8"/>
                  </w:numPr>
                  <w:ind w:left="1080" w:hanging="720"/>
                  <w:jc w:val="center"/>
                </w:pPr>
              </w:pPrChange>
            </w:pPr>
            <w:ins w:id="104" w:author="Zach Ahrak" w:date="2024-10-10T14:19:00Z" w16du:dateUtc="2024-10-10T11:19:00Z">
              <w:r>
                <w:t>GPT was trained on various data from the internet, it is unknown what is the source of the data it was trained on.</w:t>
              </w:r>
            </w:ins>
          </w:p>
          <w:p w14:paraId="29986073" w14:textId="217BDB41" w:rsidR="00BD3DAC" w:rsidRDefault="00BD3DAC" w:rsidP="00BD3DAC">
            <w:pPr>
              <w:pStyle w:val="ListParagraph"/>
              <w:numPr>
                <w:ilvl w:val="0"/>
                <w:numId w:val="8"/>
              </w:numPr>
              <w:rPr>
                <w:ins w:id="105" w:author="Zach Ahrak" w:date="2024-10-10T14:20:00Z" w16du:dateUtc="2024-10-10T11:20:00Z"/>
              </w:rPr>
              <w:pPrChange w:id="106" w:author="Zach Ahrak" w:date="2024-10-10T14:20:00Z" w16du:dateUtc="2024-10-10T11:20:00Z">
                <w:pPr>
                  <w:pStyle w:val="ListParagraph"/>
                  <w:numPr>
                    <w:numId w:val="8"/>
                  </w:numPr>
                  <w:ind w:left="1080" w:hanging="720"/>
                  <w:jc w:val="center"/>
                </w:pPr>
              </w:pPrChange>
            </w:pPr>
            <w:ins w:id="107" w:author="Zach Ahrak" w:date="2024-10-10T14:19:00Z" w16du:dateUtc="2024-10-10T11:19:00Z">
              <w:r>
                <w:t>We d</w:t>
              </w:r>
            </w:ins>
            <w:ins w:id="108" w:author="Zach Ahrak" w:date="2024-10-10T14:20:00Z" w16du:dateUtc="2024-10-10T11:20:00Z">
              <w:r>
                <w:t>o not train any model</w:t>
              </w:r>
            </w:ins>
          </w:p>
          <w:p w14:paraId="27F065F7" w14:textId="37A297B0" w:rsidR="00BD3DAC" w:rsidRDefault="00BD3DAC" w:rsidP="00BD3DAC">
            <w:pPr>
              <w:pStyle w:val="ListParagraph"/>
              <w:numPr>
                <w:ilvl w:val="0"/>
                <w:numId w:val="8"/>
              </w:numPr>
              <w:pPrChange w:id="109" w:author="Zach Ahrak" w:date="2024-10-10T14:20:00Z" w16du:dateUtc="2024-10-10T11:20:00Z">
                <w:pPr>
                  <w:jc w:val="center"/>
                </w:pPr>
              </w:pPrChange>
            </w:pPr>
            <w:ins w:id="110" w:author="Zach Ahrak" w:date="2024-10-10T14:20:00Z" w16du:dateUtc="2024-10-10T11:20:00Z">
              <w:r>
                <w:t>N/A – we did not select any data to be trained on</w:t>
              </w:r>
            </w:ins>
          </w:p>
          <w:p w14:paraId="1EAB15B4" w14:textId="77777777" w:rsidR="00252C6E" w:rsidRDefault="00252C6E" w:rsidP="00356C9B">
            <w:pPr>
              <w:jc w:val="center"/>
            </w:pPr>
          </w:p>
          <w:p w14:paraId="52082985" w14:textId="39DE4287" w:rsidR="00252C6E" w:rsidRDefault="00252C6E" w:rsidP="00356C9B">
            <w:pPr>
              <w:jc w:val="center"/>
            </w:pPr>
          </w:p>
        </w:tc>
      </w:tr>
      <w:tr w:rsidR="003B6817" w14:paraId="56B39704" w14:textId="77777777" w:rsidTr="00086353">
        <w:trPr>
          <w:trHeight w:val="1262"/>
        </w:trPr>
        <w:tc>
          <w:tcPr>
            <w:tcW w:w="6295" w:type="dxa"/>
          </w:tcPr>
          <w:p w14:paraId="709F9F5F" w14:textId="77777777" w:rsidR="003A5FDB" w:rsidRPr="00EC6D48" w:rsidRDefault="003A5FDB" w:rsidP="00E310D5">
            <w:pPr>
              <w:pStyle w:val="ListParagraph"/>
              <w:numPr>
                <w:ilvl w:val="0"/>
                <w:numId w:val="1"/>
              </w:numPr>
              <w:rPr>
                <w:ins w:id="111" w:author="Zach Ahrak" w:date="2024-10-10T10:58:00Z" w16du:dateUtc="2024-10-10T07:58:00Z"/>
                <w:rPrChange w:id="112" w:author="Zach Ahrak" w:date="2024-10-10T15:24:00Z" w16du:dateUtc="2024-10-10T12:24:00Z">
                  <w:rPr>
                    <w:ins w:id="113" w:author="Zach Ahrak" w:date="2024-10-10T10:58:00Z" w16du:dateUtc="2024-10-10T07:58:00Z"/>
                    <w:highlight w:val="yellow"/>
                  </w:rPr>
                </w:rPrChange>
              </w:rPr>
            </w:pPr>
          </w:p>
          <w:p w14:paraId="6B96C041" w14:textId="606A7F39" w:rsidR="003B6817" w:rsidRPr="00EC6D48" w:rsidRDefault="00B04315" w:rsidP="00E310D5">
            <w:pPr>
              <w:pStyle w:val="ListParagraph"/>
              <w:numPr>
                <w:ilvl w:val="0"/>
                <w:numId w:val="1"/>
              </w:numPr>
            </w:pPr>
            <w:r w:rsidRPr="00EC6D48">
              <w:t>D</w:t>
            </w:r>
            <w:r w:rsidR="00252C6E" w:rsidRPr="00EC6D48">
              <w:t xml:space="preserve">oes Vendor license </w:t>
            </w:r>
            <w:r w:rsidR="00E56DA8" w:rsidRPr="00EC6D48">
              <w:t>any training data to train their AI technology?</w:t>
            </w:r>
            <w:r w:rsidR="008630BE" w:rsidRPr="00EC6D48">
              <w:t xml:space="preserve"> Please confirm that Vendor has all necessary rights to lawfully access and use the training data, and has complied with any such terms of use or license terms.</w:t>
            </w:r>
          </w:p>
        </w:tc>
        <w:tc>
          <w:tcPr>
            <w:tcW w:w="6570" w:type="dxa"/>
          </w:tcPr>
          <w:p w14:paraId="217F0063" w14:textId="77777777" w:rsidR="003B6817" w:rsidRPr="00EC6D48" w:rsidRDefault="003B6817" w:rsidP="00356C9B">
            <w:pPr>
              <w:jc w:val="center"/>
            </w:pPr>
          </w:p>
          <w:p w14:paraId="1C30EE72" w14:textId="77777777" w:rsidR="003A1986" w:rsidRPr="00EC6D48" w:rsidRDefault="003A1986" w:rsidP="00356C9B">
            <w:pPr>
              <w:jc w:val="center"/>
            </w:pPr>
          </w:p>
          <w:p w14:paraId="115A77D3" w14:textId="5576D29C" w:rsidR="003A1986" w:rsidRPr="00EC6D48" w:rsidRDefault="00E01DC1" w:rsidP="00E01DC1">
            <w:pPr>
              <w:jc w:val="both"/>
              <w:pPrChange w:id="114" w:author="Zach Ahrak" w:date="2024-10-09T14:18:00Z" w16du:dateUtc="2024-10-09T11:18:00Z">
                <w:pPr>
                  <w:jc w:val="center"/>
                </w:pPr>
              </w:pPrChange>
            </w:pPr>
            <w:ins w:id="115" w:author="Zach Ahrak" w:date="2024-10-09T14:18:00Z" w16du:dateUtc="2024-10-09T11:18:00Z">
              <w:r w:rsidRPr="00EC6D48">
                <w:t xml:space="preserve">Coralogix does not license any training data directly to train its </w:t>
              </w:r>
              <w:r w:rsidRPr="00EC6D48">
                <w:rPr>
                  <w:rStyle w:val="Strong"/>
                  <w:b w:val="0"/>
                  <w:bCs w:val="0"/>
                  <w:rPrChange w:id="116" w:author="Zach Ahrak" w:date="2024-10-10T15:24:00Z" w16du:dateUtc="2024-10-10T12:24:00Z">
                    <w:rPr>
                      <w:rStyle w:val="Strong"/>
                    </w:rPr>
                  </w:rPrChange>
                </w:rPr>
                <w:t>AI Query Assistant</w:t>
              </w:r>
              <w:r w:rsidRPr="00EC6D48">
                <w:t xml:space="preserve">. The AI model used is powered by </w:t>
              </w:r>
              <w:r w:rsidRPr="00EC6D48">
                <w:rPr>
                  <w:rStyle w:val="Strong"/>
                  <w:b w:val="0"/>
                  <w:bCs w:val="0"/>
                  <w:rPrChange w:id="117" w:author="Zach Ahrak" w:date="2024-10-10T15:24:00Z" w16du:dateUtc="2024-10-10T12:24:00Z">
                    <w:rPr>
                      <w:rStyle w:val="Strong"/>
                    </w:rPr>
                  </w:rPrChange>
                </w:rPr>
                <w:t>OpenAI</w:t>
              </w:r>
              <w:r w:rsidRPr="00EC6D48">
                <w:t>. OpenAI uses publicly available, licensed, and synthetic data for training. Coralogix confirms that OpenAI has the necessary rights to access and use this training data and has complied with the associated terms of use and license agreements.</w:t>
              </w:r>
            </w:ins>
          </w:p>
        </w:tc>
      </w:tr>
      <w:tr w:rsidR="00CD3D84" w14:paraId="312B3044" w14:textId="77777777" w:rsidTr="00086353">
        <w:trPr>
          <w:trHeight w:val="1469"/>
        </w:trPr>
        <w:tc>
          <w:tcPr>
            <w:tcW w:w="6295" w:type="dxa"/>
          </w:tcPr>
          <w:p w14:paraId="0F57EA7E" w14:textId="5EE9AB6E" w:rsidR="00CD3D84" w:rsidRDefault="00CD3D84" w:rsidP="00C42303">
            <w:pPr>
              <w:pStyle w:val="ListParagraph"/>
              <w:numPr>
                <w:ilvl w:val="0"/>
                <w:numId w:val="1"/>
              </w:numPr>
            </w:pPr>
            <w:r w:rsidRPr="00CD3D84">
              <w:t xml:space="preserve">What type of outputs will the </w:t>
            </w:r>
            <w:r>
              <w:t>AI</w:t>
            </w:r>
            <w:r w:rsidRPr="00CD3D84">
              <w:t xml:space="preserve"> produce? For example, will the system produce content, analytics, decisions, or recommendations? If applicable, which categories of data will be produced by the system? For example, will the system produce personal information about individuals?</w:t>
            </w:r>
          </w:p>
        </w:tc>
        <w:tc>
          <w:tcPr>
            <w:tcW w:w="6570" w:type="dxa"/>
          </w:tcPr>
          <w:p w14:paraId="3ACBA2A4" w14:textId="1F546399" w:rsidR="00CD3D84" w:rsidRPr="00EC6D48" w:rsidRDefault="00E01DC1" w:rsidP="00E23FC9">
            <w:pPr>
              <w:jc w:val="both"/>
              <w:pPrChange w:id="118" w:author="Zach Ahrak" w:date="2024-10-10T14:42:00Z" w16du:dateUtc="2024-10-10T11:42:00Z">
                <w:pPr>
                  <w:jc w:val="center"/>
                </w:pPr>
              </w:pPrChange>
            </w:pPr>
            <w:ins w:id="119" w:author="Zach Ahrak" w:date="2024-10-09T14:19:00Z" w16du:dateUtc="2024-10-09T11:19:00Z">
              <w:r w:rsidRPr="00EC6D48">
                <w:t xml:space="preserve">The </w:t>
              </w:r>
              <w:r w:rsidRPr="00EC6D48">
                <w:rPr>
                  <w:rStyle w:val="Strong"/>
                  <w:b w:val="0"/>
                  <w:bCs w:val="0"/>
                  <w:rPrChange w:id="120" w:author="Zach Ahrak" w:date="2024-10-10T15:24:00Z" w16du:dateUtc="2024-10-10T12:24:00Z">
                    <w:rPr>
                      <w:rStyle w:val="Strong"/>
                    </w:rPr>
                  </w:rPrChange>
                </w:rPr>
                <w:t>AI Query Assistant</w:t>
              </w:r>
              <w:r w:rsidRPr="00EC6D48">
                <w:t xml:space="preserve"> produces structured </w:t>
              </w:r>
              <w:r w:rsidRPr="00EC6D48">
                <w:rPr>
                  <w:rStyle w:val="Strong"/>
                  <w:b w:val="0"/>
                  <w:bCs w:val="0"/>
                  <w:rPrChange w:id="121" w:author="Zach Ahrak" w:date="2024-10-10T15:24:00Z" w16du:dateUtc="2024-10-10T12:24:00Z">
                    <w:rPr>
                      <w:rStyle w:val="Strong"/>
                    </w:rPr>
                  </w:rPrChange>
                </w:rPr>
                <w:t>DataPrime queries</w:t>
              </w:r>
              <w:r w:rsidRPr="00EC6D48">
                <w:t xml:space="preserve"> based on user input in natural language. The primary output is in the form of </w:t>
              </w:r>
            </w:ins>
            <w:ins w:id="122" w:author="Zach Ahrak" w:date="2024-10-10T14:40:00Z" w16du:dateUtc="2024-10-10T11:40:00Z">
              <w:r w:rsidR="00E23FC9" w:rsidRPr="00EC6D48">
                <w:rPr>
                  <w:rStyle w:val="Strong"/>
                  <w:b w:val="0"/>
                  <w:bCs w:val="0"/>
                  <w:rPrChange w:id="123" w:author="Zach Ahrak" w:date="2024-10-10T15:24:00Z" w16du:dateUtc="2024-10-10T12:24:00Z">
                    <w:rPr>
                      <w:rStyle w:val="Strong"/>
                    </w:rPr>
                  </w:rPrChange>
                </w:rPr>
                <w:t>text</w:t>
              </w:r>
            </w:ins>
            <w:ins w:id="124" w:author="Zach Ahrak" w:date="2024-10-09T14:19:00Z" w16du:dateUtc="2024-10-09T11:19:00Z">
              <w:r w:rsidRPr="00EC6D48">
                <w:t xml:space="preserve"> helping users generate accurate and efficient queries for data retrieval. The system</w:t>
              </w:r>
            </w:ins>
            <w:ins w:id="125" w:author="Zach Ahrak" w:date="2024-10-10T14:41:00Z" w16du:dateUtc="2024-10-10T11:41:00Z">
              <w:r w:rsidR="00E23FC9" w:rsidRPr="00EC6D48">
                <w:t xml:space="preserve"> bases its translation on user input</w:t>
              </w:r>
            </w:ins>
            <w:ins w:id="126" w:author="Zach Ahrak" w:date="2024-10-10T14:42:00Z" w16du:dateUtc="2024-10-10T11:42:00Z">
              <w:r w:rsidR="00E23FC9" w:rsidRPr="00EC6D48">
                <w:t>s.</w:t>
              </w:r>
            </w:ins>
          </w:p>
        </w:tc>
      </w:tr>
      <w:tr w:rsidR="007D0D81" w14:paraId="7D00E7AD" w14:textId="77777777" w:rsidTr="00086353">
        <w:trPr>
          <w:trHeight w:val="2619"/>
        </w:trPr>
        <w:tc>
          <w:tcPr>
            <w:tcW w:w="6295" w:type="dxa"/>
          </w:tcPr>
          <w:p w14:paraId="1E18CC87" w14:textId="09A8C120" w:rsidR="007D0D81" w:rsidRPr="004972D0" w:rsidRDefault="007D0D81" w:rsidP="00C42303">
            <w:pPr>
              <w:pStyle w:val="ListParagraph"/>
              <w:numPr>
                <w:ilvl w:val="0"/>
                <w:numId w:val="1"/>
              </w:numPr>
            </w:pPr>
            <w:r>
              <w:t xml:space="preserve">Please indicate whether </w:t>
            </w:r>
            <w:r w:rsidRPr="00920054">
              <w:t xml:space="preserve">the </w:t>
            </w:r>
            <w:r>
              <w:t>AI</w:t>
            </w:r>
            <w:r w:rsidRPr="00920054">
              <w:t xml:space="preserve"> or its outputs </w:t>
            </w:r>
            <w:r>
              <w:t xml:space="preserve">will </w:t>
            </w:r>
            <w:r w:rsidRPr="00920054">
              <w:t>be used to make decisions or inform decision-making</w:t>
            </w:r>
            <w:r>
              <w:t xml:space="preserve"> (e.g., whether it will make decisions without human input or involvement (please provide examples); or whether the AI will contribute to human decision-making by providing an assessment, recommendation, or intermediate decision that will be manually reviewed). If so, c</w:t>
            </w:r>
            <w:r w:rsidRPr="00CD3D84">
              <w:t xml:space="preserve">an </w:t>
            </w:r>
            <w:r>
              <w:t>Vendor</w:t>
            </w:r>
            <w:r w:rsidRPr="00CD3D84">
              <w:t xml:space="preserve"> provide a concise yet comprehensive overview of the </w:t>
            </w:r>
            <w:r>
              <w:t>AI</w:t>
            </w:r>
            <w:r w:rsidRPr="00CD3D84">
              <w:t>'s algorithmic logic and decision-making process?</w:t>
            </w:r>
          </w:p>
        </w:tc>
        <w:tc>
          <w:tcPr>
            <w:tcW w:w="6570" w:type="dxa"/>
          </w:tcPr>
          <w:p w14:paraId="386B0739" w14:textId="2F084350" w:rsidR="007D0D81" w:rsidRPr="00EC6D48" w:rsidRDefault="00D94EA4" w:rsidP="00D94EA4">
            <w:pPr>
              <w:jc w:val="both"/>
              <w:pPrChange w:id="127" w:author="Zach Ahrak" w:date="2024-10-09T14:29:00Z" w16du:dateUtc="2024-10-09T11:29:00Z">
                <w:pPr>
                  <w:jc w:val="center"/>
                </w:pPr>
              </w:pPrChange>
            </w:pPr>
            <w:ins w:id="128" w:author="Zach Ahrak" w:date="2024-10-09T14:29:00Z" w16du:dateUtc="2024-10-09T11:29:00Z">
              <w:r w:rsidRPr="00EC6D48">
                <w:t xml:space="preserve">The </w:t>
              </w:r>
              <w:r w:rsidRPr="00EC6D48">
                <w:rPr>
                  <w:rStyle w:val="Strong"/>
                  <w:b w:val="0"/>
                  <w:bCs w:val="0"/>
                  <w:rPrChange w:id="129" w:author="Zach Ahrak" w:date="2024-10-10T15:26:00Z" w16du:dateUtc="2024-10-10T12:26:00Z">
                    <w:rPr>
                      <w:rStyle w:val="Strong"/>
                    </w:rPr>
                  </w:rPrChange>
                </w:rPr>
                <w:t>AI Query Assistant</w:t>
              </w:r>
              <w:r w:rsidRPr="00EC6D48">
                <w:t xml:space="preserve"> in Coralogix does not autonomously make decisions without human involvement. Instead, it assists users by generating </w:t>
              </w:r>
              <w:r w:rsidRPr="00EC6D48">
                <w:rPr>
                  <w:rStyle w:val="Strong"/>
                  <w:b w:val="0"/>
                  <w:bCs w:val="0"/>
                  <w:rPrChange w:id="130" w:author="Zach Ahrak" w:date="2024-10-10T15:26:00Z" w16du:dateUtc="2024-10-10T12:26:00Z">
                    <w:rPr>
                      <w:rStyle w:val="Strong"/>
                    </w:rPr>
                  </w:rPrChange>
                </w:rPr>
                <w:t>DataPrime queries</w:t>
              </w:r>
              <w:r w:rsidRPr="00EC6D48">
                <w:t xml:space="preserve"> based on natural language inputs, contributing to human decision-making. The AI provides </w:t>
              </w:r>
              <w:r w:rsidRPr="00EC6D48">
                <w:rPr>
                  <w:rStyle w:val="Strong"/>
                  <w:b w:val="0"/>
                  <w:bCs w:val="0"/>
                  <w:rPrChange w:id="131" w:author="Zach Ahrak" w:date="2024-10-10T15:26:00Z" w16du:dateUtc="2024-10-10T12:26:00Z">
                    <w:rPr>
                      <w:rStyle w:val="Strong"/>
                    </w:rPr>
                  </w:rPrChange>
                </w:rPr>
                <w:t>recommendations</w:t>
              </w:r>
              <w:r w:rsidRPr="00EC6D48">
                <w:t xml:space="preserve"> and </w:t>
              </w:r>
              <w:r w:rsidRPr="00EC6D48">
                <w:rPr>
                  <w:rStyle w:val="Strong"/>
                  <w:b w:val="0"/>
                  <w:bCs w:val="0"/>
                  <w:rPrChange w:id="132" w:author="Zach Ahrak" w:date="2024-10-10T15:26:00Z" w16du:dateUtc="2024-10-10T12:26:00Z">
                    <w:rPr>
                      <w:rStyle w:val="Strong"/>
                    </w:rPr>
                  </w:rPrChange>
                </w:rPr>
                <w:t>intermediate assessments</w:t>
              </w:r>
              <w:r w:rsidRPr="00EC6D48">
                <w:t xml:space="preserve"> (such as structured queries) that are manually reviewed and modified by users</w:t>
              </w:r>
            </w:ins>
            <w:ins w:id="133" w:author="Zach Ahrak" w:date="2024-10-10T15:26:00Z" w16du:dateUtc="2024-10-10T12:26:00Z">
              <w:r w:rsidR="00EC6D48">
                <w:t xml:space="preserve">, </w:t>
              </w:r>
            </w:ins>
            <w:ins w:id="134" w:author="Zach Ahrak" w:date="2024-10-09T14:29:00Z" w16du:dateUtc="2024-10-09T11:29:00Z">
              <w:r w:rsidRPr="00EC6D48">
                <w:t xml:space="preserve">which convert user prompts into accurate query syntax, validated by the </w:t>
              </w:r>
              <w:r w:rsidRPr="00EC6D48">
                <w:rPr>
                  <w:rStyle w:val="Strong"/>
                  <w:b w:val="0"/>
                  <w:bCs w:val="0"/>
                  <w:rPrChange w:id="135" w:author="Zach Ahrak" w:date="2024-10-10T15:26:00Z" w16du:dateUtc="2024-10-10T12:26:00Z">
                    <w:rPr>
                      <w:rStyle w:val="Strong"/>
                    </w:rPr>
                  </w:rPrChange>
                </w:rPr>
                <w:t>DataPrime validator</w:t>
              </w:r>
              <w:r w:rsidRPr="00EC6D48">
                <w:t xml:space="preserve"> to ensure correct results. However, all outputs are subject to human review before execution.</w:t>
              </w:r>
            </w:ins>
          </w:p>
        </w:tc>
      </w:tr>
      <w:tr w:rsidR="004972D0" w14:paraId="2CC04A15" w14:textId="77777777" w:rsidTr="00086353">
        <w:trPr>
          <w:trHeight w:val="978"/>
        </w:trPr>
        <w:tc>
          <w:tcPr>
            <w:tcW w:w="6295" w:type="dxa"/>
          </w:tcPr>
          <w:p w14:paraId="6A743CCF" w14:textId="2DFB80F9" w:rsidR="004972D0" w:rsidRDefault="004972D0" w:rsidP="00C42303">
            <w:pPr>
              <w:pStyle w:val="ListParagraph"/>
              <w:numPr>
                <w:ilvl w:val="0"/>
                <w:numId w:val="1"/>
              </w:numPr>
            </w:pPr>
            <w:r w:rsidRPr="004972D0">
              <w:t xml:space="preserve">Can </w:t>
            </w:r>
            <w:r>
              <w:t>Vendor</w:t>
            </w:r>
            <w:r w:rsidRPr="004972D0">
              <w:t xml:space="preserve"> provide clear reasons or explanations for </w:t>
            </w:r>
            <w:r>
              <w:t>the AI's</w:t>
            </w:r>
            <w:r w:rsidRPr="004972D0">
              <w:t xml:space="preserve"> outputs or decisions, and are there tools or features to visualize or understand outputs or decisions?</w:t>
            </w:r>
          </w:p>
        </w:tc>
        <w:tc>
          <w:tcPr>
            <w:tcW w:w="6570" w:type="dxa"/>
          </w:tcPr>
          <w:p w14:paraId="084DD3BA" w14:textId="24B2F9D9" w:rsidR="004972D0" w:rsidRPr="00EC6D48" w:rsidRDefault="009A3884" w:rsidP="009A3884">
            <w:pPr>
              <w:jc w:val="both"/>
              <w:pPrChange w:id="136" w:author="Zach Ahrak" w:date="2024-10-09T14:30:00Z" w16du:dateUtc="2024-10-09T11:30:00Z">
                <w:pPr>
                  <w:jc w:val="center"/>
                </w:pPr>
              </w:pPrChange>
            </w:pPr>
            <w:ins w:id="137" w:author="Zach Ahrak" w:date="2024-10-09T14:30:00Z" w16du:dateUtc="2024-10-09T11:30:00Z">
              <w:r w:rsidRPr="00EC6D48">
                <w:t xml:space="preserve">The </w:t>
              </w:r>
              <w:r w:rsidRPr="00EC6D48">
                <w:rPr>
                  <w:rStyle w:val="Strong"/>
                  <w:b w:val="0"/>
                  <w:bCs w:val="0"/>
                  <w:rPrChange w:id="138" w:author="Zach Ahrak" w:date="2024-10-10T15:26:00Z" w16du:dateUtc="2024-10-10T12:26:00Z">
                    <w:rPr>
                      <w:rStyle w:val="Strong"/>
                    </w:rPr>
                  </w:rPrChange>
                </w:rPr>
                <w:t>AI Query Assistant</w:t>
              </w:r>
              <w:r w:rsidRPr="00EC6D48">
                <w:t xml:space="preserve"> provides clear outputs by generating structured </w:t>
              </w:r>
              <w:r w:rsidRPr="00EC6D48">
                <w:rPr>
                  <w:rStyle w:val="Strong"/>
                  <w:b w:val="0"/>
                  <w:bCs w:val="0"/>
                  <w:rPrChange w:id="139" w:author="Zach Ahrak" w:date="2024-10-10T15:26:00Z" w16du:dateUtc="2024-10-10T12:26:00Z">
                    <w:rPr>
                      <w:rStyle w:val="Strong"/>
                    </w:rPr>
                  </w:rPrChange>
                </w:rPr>
                <w:t>DataPrime queries</w:t>
              </w:r>
              <w:r w:rsidRPr="00EC6D48">
                <w:t xml:space="preserve"> based on user input, but it does not offer explanations for decisions or outputs beyond the query generation process. While the AI assists in creating queries, it requires users to manually review and approve them before execution. There are no specific visualization tools within the assistant to interpret AI logic, but users can modify and refine the </w:t>
              </w:r>
              <w:r w:rsidRPr="00EC6D48">
                <w:lastRenderedPageBreak/>
                <w:t>queries for better results through the DataPrime editor, ensuring full control over the final output.</w:t>
              </w:r>
            </w:ins>
          </w:p>
        </w:tc>
      </w:tr>
      <w:tr w:rsidR="007D0D81" w14:paraId="3BBB6204" w14:textId="77777777" w:rsidTr="00086353">
        <w:trPr>
          <w:trHeight w:val="2543"/>
        </w:trPr>
        <w:tc>
          <w:tcPr>
            <w:tcW w:w="6295" w:type="dxa"/>
          </w:tcPr>
          <w:p w14:paraId="059567D9" w14:textId="6CC28BA0" w:rsidR="007D0D81" w:rsidRDefault="007D0D81" w:rsidP="00C42303">
            <w:pPr>
              <w:pStyle w:val="ListParagraph"/>
              <w:numPr>
                <w:ilvl w:val="0"/>
                <w:numId w:val="1"/>
              </w:numPr>
            </w:pPr>
            <w:r>
              <w:lastRenderedPageBreak/>
              <w:t>Please provide details of the steps Vendor takes to: (i) review and validate the outputs or decisions of any AI systems it uses; and (ii) detect, prevent and mitigate the risks of bias or discrimination its use of AI systems. In addition, please explain if Vendor can override the outputs or decisions of any AI systems it uses, and if so, on how many occasions in the past 24 months has Vendor needed to do so (or approximately, if the exact number of occurrences is not known)?</w:t>
            </w:r>
          </w:p>
        </w:tc>
        <w:tc>
          <w:tcPr>
            <w:tcW w:w="6570" w:type="dxa"/>
          </w:tcPr>
          <w:p w14:paraId="503CF8E7" w14:textId="1E8EBB58" w:rsidR="009A3884" w:rsidRPr="00BD3DAC" w:rsidRDefault="009A3884" w:rsidP="009A3884">
            <w:pPr>
              <w:pStyle w:val="NormalWeb"/>
              <w:rPr>
                <w:ins w:id="140" w:author="Zach Ahrak" w:date="2024-10-09T14:31:00Z" w16du:dateUtc="2024-10-09T11:31:00Z"/>
              </w:rPr>
            </w:pPr>
            <w:ins w:id="141" w:author="Zach Ahrak" w:date="2024-10-09T14:31:00Z" w16du:dateUtc="2024-10-09T11:31:00Z">
              <w:r w:rsidRPr="00BD3DAC">
                <w:rPr>
                  <w:rStyle w:val="Strong"/>
                </w:rPr>
                <w:t xml:space="preserve">. </w:t>
              </w:r>
              <w:r w:rsidRPr="00EC6D48">
                <w:rPr>
                  <w:rStyle w:val="Strong"/>
                </w:rPr>
                <w:t>Review and Validation</w:t>
              </w:r>
              <w:r w:rsidRPr="00EC6D48">
                <w:rPr>
                  <w:b/>
                  <w:rPrChange w:id="142" w:author="Zach Ahrak" w:date="2024-10-10T15:27:00Z" w16du:dateUtc="2024-10-10T12:27:00Z">
                    <w:rPr/>
                  </w:rPrChange>
                </w:rPr>
                <w:t xml:space="preserve">: </w:t>
              </w:r>
              <w:r w:rsidRPr="00EC6D48">
                <w:rPr>
                  <w:bCs/>
                  <w:rPrChange w:id="143" w:author="Zach Ahrak" w:date="2024-10-10T15:27:00Z" w16du:dateUtc="2024-10-10T12:27:00Z">
                    <w:rPr/>
                  </w:rPrChange>
                </w:rPr>
                <w:t xml:space="preserve">Coralogix uses an internal </w:t>
              </w:r>
              <w:r w:rsidRPr="00EC6D48">
                <w:rPr>
                  <w:rStyle w:val="Strong"/>
                  <w:b w:val="0"/>
                  <w:rPrChange w:id="144" w:author="Zach Ahrak" w:date="2024-10-10T15:27:00Z" w16du:dateUtc="2024-10-10T12:27:00Z">
                    <w:rPr>
                      <w:rStyle w:val="Strong"/>
                    </w:rPr>
                  </w:rPrChange>
                </w:rPr>
                <w:t>DataPrime validator</w:t>
              </w:r>
              <w:r w:rsidRPr="00EC6D48">
                <w:rPr>
                  <w:bCs/>
                  <w:rPrChange w:id="145" w:author="Zach Ahrak" w:date="2024-10-10T15:27:00Z" w16du:dateUtc="2024-10-10T12:27:00Z">
                    <w:rPr/>
                  </w:rPrChange>
                </w:rPr>
                <w:t xml:space="preserve"> to ensure the accuracy and validity of outputs generated by the AI Query Assistant. This process helps detect errors or inaccuracies before final execution</w:t>
              </w:r>
            </w:ins>
            <w:ins w:id="146" w:author="Zach Ahrak" w:date="2024-10-10T14:22:00Z" w16du:dateUtc="2024-10-10T11:22:00Z">
              <w:r w:rsidR="00BD3DAC" w:rsidRPr="00EC6D48">
                <w:rPr>
                  <w:bCs/>
                  <w:rPrChange w:id="147" w:author="Zach Ahrak" w:date="2024-10-10T15:27:00Z" w16du:dateUtc="2024-10-10T12:27:00Z">
                    <w:rPr>
                      <w:highlight w:val="yellow"/>
                    </w:rPr>
                  </w:rPrChange>
                </w:rPr>
                <w:t xml:space="preserve">, in addition we also </w:t>
              </w:r>
            </w:ins>
            <w:ins w:id="148" w:author="Zach Ahrak" w:date="2024-10-10T14:23:00Z" w16du:dateUtc="2024-10-10T11:23:00Z">
              <w:r w:rsidR="00BD3DAC" w:rsidRPr="00EC6D48">
                <w:rPr>
                  <w:bCs/>
                  <w:rPrChange w:id="149" w:author="Zach Ahrak" w:date="2024-10-10T15:27:00Z" w16du:dateUtc="2024-10-10T12:27:00Z">
                    <w:rPr>
                      <w:highlight w:val="yellow"/>
                    </w:rPr>
                  </w:rPrChange>
                </w:rPr>
                <w:t xml:space="preserve">employ guardrails to ensure </w:t>
              </w:r>
            </w:ins>
            <w:ins w:id="150" w:author="Zach Ahrak" w:date="2024-10-10T14:24:00Z" w16du:dateUtc="2024-10-10T11:24:00Z">
              <w:r w:rsidR="00BD3DAC" w:rsidRPr="00EC6D48">
                <w:rPr>
                  <w:bCs/>
                  <w:rPrChange w:id="151" w:author="Zach Ahrak" w:date="2024-10-10T15:27:00Z" w16du:dateUtc="2024-10-10T12:27:00Z">
                    <w:rPr>
                      <w:highlight w:val="yellow"/>
                    </w:rPr>
                  </w:rPrChange>
                </w:rPr>
                <w:t>that there is no malicious data sent to the API.</w:t>
              </w:r>
            </w:ins>
          </w:p>
          <w:p w14:paraId="4E25985D" w14:textId="77777777" w:rsidR="009A3884" w:rsidRPr="00BD3DAC" w:rsidRDefault="009A3884" w:rsidP="009A3884">
            <w:pPr>
              <w:pStyle w:val="NormalWeb"/>
              <w:rPr>
                <w:ins w:id="152" w:author="Zach Ahrak" w:date="2024-10-09T14:31:00Z" w16du:dateUtc="2024-10-09T11:31:00Z"/>
              </w:rPr>
            </w:pPr>
            <w:ins w:id="153" w:author="Zach Ahrak" w:date="2024-10-09T14:31:00Z" w16du:dateUtc="2024-10-09T11:31:00Z">
              <w:r w:rsidRPr="00BD3DAC">
                <w:rPr>
                  <w:rStyle w:val="Strong"/>
                </w:rPr>
                <w:t>ii. Bias Detection and Mitigation</w:t>
              </w:r>
              <w:r w:rsidRPr="00BD3DAC">
                <w:t>: Coralogix actively monitors and validates AI outputs to prevent bias or discrimination. The AI only generates valid DataPrime queries, and any unrelated content is automatically rejected.</w:t>
              </w:r>
            </w:ins>
          </w:p>
          <w:p w14:paraId="13530C44" w14:textId="0376DCAA" w:rsidR="009A3884" w:rsidRDefault="009A3884" w:rsidP="009A3884">
            <w:pPr>
              <w:pStyle w:val="NormalWeb"/>
              <w:rPr>
                <w:ins w:id="154" w:author="Zach Ahrak" w:date="2024-10-09T14:31:00Z" w16du:dateUtc="2024-10-09T11:31:00Z"/>
              </w:rPr>
            </w:pPr>
            <w:ins w:id="155" w:author="Zach Ahrak" w:date="2024-10-09T14:31:00Z" w16du:dateUtc="2024-10-09T11:31:00Z">
              <w:r w:rsidRPr="00BD3DAC">
                <w:rPr>
                  <w:rStyle w:val="Strong"/>
                </w:rPr>
                <w:t>Override Capability</w:t>
              </w:r>
              <w:r w:rsidRPr="00BD3DAC">
                <w:t>: Users can manually review, modify, and override the AI-generated outputs. Coralogix does not track the number of overrides over the past 24 months.</w:t>
              </w:r>
            </w:ins>
            <w:ins w:id="156" w:author="Zach Ahrak" w:date="2024-10-10T14:25:00Z" w16du:dateUtc="2024-10-10T11:25:00Z">
              <w:r w:rsidR="00BD3DAC">
                <w:t xml:space="preserve"> Anytime we release a version, we conduct tests that check the bias, guardrails of the product (ensuring there is no</w:t>
              </w:r>
            </w:ins>
            <w:ins w:id="157" w:author="Zach Ahrak" w:date="2024-10-10T14:26:00Z" w16du:dateUtc="2024-10-10T11:26:00Z">
              <w:r w:rsidR="00BD3DAC">
                <w:t xml:space="preserve"> regression or degradation in performance- accuracy).</w:t>
              </w:r>
            </w:ins>
          </w:p>
          <w:p w14:paraId="4FBDB451" w14:textId="77777777" w:rsidR="007D0D81" w:rsidRDefault="007D0D81" w:rsidP="00356C9B">
            <w:pPr>
              <w:jc w:val="center"/>
            </w:pPr>
          </w:p>
        </w:tc>
      </w:tr>
      <w:tr w:rsidR="007A53BB" w14:paraId="40767A06" w14:textId="77777777" w:rsidTr="00086353">
        <w:trPr>
          <w:trHeight w:val="3959"/>
        </w:trPr>
        <w:tc>
          <w:tcPr>
            <w:tcW w:w="6295" w:type="dxa"/>
          </w:tcPr>
          <w:p w14:paraId="7D44FAB1" w14:textId="05A3A50D" w:rsidR="006E3FD1" w:rsidRDefault="007A53BB" w:rsidP="00C42303">
            <w:pPr>
              <w:pStyle w:val="ListParagraph"/>
              <w:numPr>
                <w:ilvl w:val="0"/>
                <w:numId w:val="1"/>
              </w:numPr>
            </w:pPr>
            <w:r>
              <w:lastRenderedPageBreak/>
              <w:t xml:space="preserve">Describe the steps taken by Vendor to test the AI before it is deployed or put into use, including: </w:t>
            </w:r>
          </w:p>
          <w:p w14:paraId="057F6DDD" w14:textId="2B3EDC7F" w:rsidR="006E3FD1" w:rsidRDefault="006E3FD1" w:rsidP="006E3FD1">
            <w:pPr>
              <w:pStyle w:val="ListParagraph"/>
              <w:numPr>
                <w:ilvl w:val="0"/>
                <w:numId w:val="4"/>
              </w:numPr>
            </w:pPr>
            <w:r>
              <w:t xml:space="preserve">the environment in which such testing </w:t>
            </w:r>
            <w:proofErr w:type="gramStart"/>
            <w:r>
              <w:t>occurs;</w:t>
            </w:r>
            <w:proofErr w:type="gramEnd"/>
          </w:p>
          <w:p w14:paraId="5C051555" w14:textId="77777777" w:rsidR="006E3FD1" w:rsidRDefault="007A53BB" w:rsidP="006E3FD1">
            <w:pPr>
              <w:pStyle w:val="ListParagraph"/>
              <w:numPr>
                <w:ilvl w:val="0"/>
                <w:numId w:val="4"/>
              </w:numPr>
            </w:pPr>
            <w:r>
              <w:t xml:space="preserve">the objectives and outcomes of such </w:t>
            </w:r>
            <w:proofErr w:type="gramStart"/>
            <w:r>
              <w:t>testing;</w:t>
            </w:r>
            <w:proofErr w:type="gramEnd"/>
            <w:r>
              <w:t xml:space="preserve"> </w:t>
            </w:r>
          </w:p>
          <w:p w14:paraId="5EED9D84" w14:textId="77777777" w:rsidR="006E3FD1" w:rsidRDefault="007A53BB" w:rsidP="006E3FD1">
            <w:pPr>
              <w:pStyle w:val="ListParagraph"/>
              <w:numPr>
                <w:ilvl w:val="0"/>
                <w:numId w:val="4"/>
              </w:numPr>
            </w:pPr>
            <w:r>
              <w:t>describe any instances in the past 24 months where there has been a material failure</w:t>
            </w:r>
            <w:r w:rsidR="00C42303">
              <w:t xml:space="preserve"> or error</w:t>
            </w:r>
            <w:r>
              <w:t xml:space="preserve"> of the AI system to perform in accordance with its applicable functional and/or technical specifications, or other material error, defect, failure, or interruption of the AI system, and the steps taken by </w:t>
            </w:r>
            <w:r w:rsidR="00C42303">
              <w:t xml:space="preserve">Vendor </w:t>
            </w:r>
            <w:r>
              <w:t>in response; and</w:t>
            </w:r>
            <w:r w:rsidR="00C42303">
              <w:t xml:space="preserve"> </w:t>
            </w:r>
          </w:p>
          <w:p w14:paraId="0B67238F" w14:textId="2F5927A3" w:rsidR="00C42303" w:rsidRDefault="007A53BB" w:rsidP="00086353">
            <w:pPr>
              <w:pStyle w:val="ListParagraph"/>
              <w:numPr>
                <w:ilvl w:val="0"/>
                <w:numId w:val="4"/>
              </w:numPr>
            </w:pPr>
            <w:r>
              <w:t xml:space="preserve">can </w:t>
            </w:r>
            <w:r w:rsidR="00C42303">
              <w:t xml:space="preserve">Vendor </w:t>
            </w:r>
            <w:r>
              <w:t>or its users interrogate how and why the AI system has generated certain outputs or arrived at certain decisions? If yes, describe how.</w:t>
            </w:r>
          </w:p>
        </w:tc>
        <w:tc>
          <w:tcPr>
            <w:tcW w:w="6570" w:type="dxa"/>
          </w:tcPr>
          <w:p w14:paraId="23D69FBC" w14:textId="77777777" w:rsidR="008C6105" w:rsidRPr="00BD3DAC" w:rsidRDefault="008C6105" w:rsidP="008C6105">
            <w:pPr>
              <w:pStyle w:val="NormalWeb"/>
              <w:rPr>
                <w:ins w:id="158" w:author="Zach Ahrak" w:date="2024-10-09T14:32:00Z" w16du:dateUtc="2024-10-09T11:32:00Z"/>
              </w:rPr>
            </w:pPr>
            <w:ins w:id="159" w:author="Zach Ahrak" w:date="2024-10-09T14:32:00Z" w16du:dateUtc="2024-10-09T11:32:00Z">
              <w:r w:rsidRPr="00BD3DAC">
                <w:rPr>
                  <w:rStyle w:val="Strong"/>
                </w:rPr>
                <w:t>i. Testing Environment</w:t>
              </w:r>
              <w:r w:rsidRPr="00BD3DAC">
                <w:t xml:space="preserve">: The </w:t>
              </w:r>
              <w:r w:rsidRPr="00BD3DAC">
                <w:rPr>
                  <w:rStyle w:val="Strong"/>
                </w:rPr>
                <w:t>AI Query Assistant</w:t>
              </w:r>
              <w:r w:rsidRPr="00BD3DAC">
                <w:t xml:space="preserve"> is tested in a controlled, pre-production environment, simulating real-world use cases to ensure functionality and reliability.</w:t>
              </w:r>
            </w:ins>
          </w:p>
          <w:p w14:paraId="7BBAC41D" w14:textId="77777777" w:rsidR="008C6105" w:rsidRPr="00BD3DAC" w:rsidRDefault="008C6105" w:rsidP="008C6105">
            <w:pPr>
              <w:pStyle w:val="NormalWeb"/>
              <w:rPr>
                <w:ins w:id="160" w:author="Zach Ahrak" w:date="2024-10-09T14:32:00Z" w16du:dateUtc="2024-10-09T11:32:00Z"/>
              </w:rPr>
            </w:pPr>
            <w:ins w:id="161" w:author="Zach Ahrak" w:date="2024-10-09T14:32:00Z" w16du:dateUtc="2024-10-09T11:32:00Z">
              <w:r w:rsidRPr="00BD3DAC">
                <w:rPr>
                  <w:rStyle w:val="Strong"/>
                </w:rPr>
                <w:t>ii. Objectives and Outcomes</w:t>
              </w:r>
              <w:r w:rsidRPr="00BD3DAC">
                <w:t>: The primary objectives are to ensure accurate query generation, performance optimization, and error minimization. The outcomes are validated by successful generation of accurate DataPrime queries.</w:t>
              </w:r>
            </w:ins>
          </w:p>
          <w:p w14:paraId="47027E0D" w14:textId="11771681" w:rsidR="008C6105" w:rsidRPr="00BD3DAC" w:rsidRDefault="008C6105" w:rsidP="008C6105">
            <w:pPr>
              <w:pStyle w:val="NormalWeb"/>
              <w:rPr>
                <w:ins w:id="162" w:author="Zach Ahrak" w:date="2024-10-09T14:32:00Z" w16du:dateUtc="2024-10-09T11:32:00Z"/>
              </w:rPr>
            </w:pPr>
            <w:ins w:id="163" w:author="Zach Ahrak" w:date="2024-10-09T14:32:00Z" w16du:dateUtc="2024-10-09T11:32:00Z">
              <w:r w:rsidRPr="00BD3DAC">
                <w:rPr>
                  <w:rStyle w:val="Strong"/>
                </w:rPr>
                <w:t>iii. Failures or Errors</w:t>
              </w:r>
              <w:r w:rsidRPr="00BD3DAC">
                <w:t>: In the past 24 months, there have been no material failures reported. Any errors are addressed through updates and internal reviews.</w:t>
              </w:r>
            </w:ins>
            <w:ins w:id="164" w:author="Zach Ahrak" w:date="2024-10-10T14:28:00Z" w16du:dateUtc="2024-10-10T11:28:00Z">
              <w:r w:rsidR="00BD3DAC" w:rsidRPr="00BD3DAC">
                <w:rPr>
                  <w:rPrChange w:id="165" w:author="Zach Ahrak" w:date="2024-10-10T14:38:00Z" w16du:dateUtc="2024-10-10T11:38:00Z">
                    <w:rPr>
                      <w:highlight w:val="yellow"/>
                    </w:rPr>
                  </w:rPrChange>
                </w:rPr>
                <w:t xml:space="preserve"> In case we detect error</w:t>
              </w:r>
            </w:ins>
            <w:ins w:id="166" w:author="Zach Ahrak" w:date="2024-10-10T14:29:00Z" w16du:dateUtc="2024-10-10T11:29:00Z">
              <w:r w:rsidR="00BD3DAC" w:rsidRPr="00BD3DAC">
                <w:rPr>
                  <w:rPrChange w:id="167" w:author="Zach Ahrak" w:date="2024-10-10T14:38:00Z" w16du:dateUtc="2024-10-10T11:38:00Z">
                    <w:rPr>
                      <w:highlight w:val="yellow"/>
                    </w:rPr>
                  </w:rPrChange>
                </w:rPr>
                <w:t>s</w:t>
              </w:r>
            </w:ins>
            <w:ins w:id="168" w:author="Zach Ahrak" w:date="2024-10-10T14:35:00Z" w16du:dateUtc="2024-10-10T11:35:00Z">
              <w:r w:rsidR="00BD3DAC" w:rsidRPr="00BD3DAC">
                <w:rPr>
                  <w:rPrChange w:id="169" w:author="Zach Ahrak" w:date="2024-10-10T14:38:00Z" w16du:dateUtc="2024-10-10T11:38:00Z">
                    <w:rPr>
                      <w:highlight w:val="yellow"/>
                    </w:rPr>
                  </w:rPrChange>
                </w:rPr>
                <w:t xml:space="preserve"> in the translation of the </w:t>
              </w:r>
            </w:ins>
            <w:ins w:id="170" w:author="Zach Ahrak" w:date="2024-10-10T14:36:00Z" w16du:dateUtc="2024-10-10T11:36:00Z">
              <w:r w:rsidR="00BD3DAC" w:rsidRPr="00BD3DAC">
                <w:rPr>
                  <w:rPrChange w:id="171" w:author="Zach Ahrak" w:date="2024-10-10T14:38:00Z" w16du:dateUtc="2024-10-10T11:38:00Z">
                    <w:rPr>
                      <w:highlight w:val="yellow"/>
                    </w:rPr>
                  </w:rPrChange>
                </w:rPr>
                <w:t>prompt to dataprime language</w:t>
              </w:r>
            </w:ins>
            <w:ins w:id="172" w:author="Zach Ahrak" w:date="2024-10-10T14:29:00Z" w16du:dateUtc="2024-10-10T11:29:00Z">
              <w:r w:rsidR="00BD3DAC" w:rsidRPr="00BD3DAC">
                <w:rPr>
                  <w:rPrChange w:id="173" w:author="Zach Ahrak" w:date="2024-10-10T14:38:00Z" w16du:dateUtc="2024-10-10T11:38:00Z">
                    <w:rPr>
                      <w:highlight w:val="yellow"/>
                    </w:rPr>
                  </w:rPrChange>
                </w:rPr>
                <w:t xml:space="preserve"> we simply do not provide results.</w:t>
              </w:r>
            </w:ins>
          </w:p>
          <w:p w14:paraId="45AA99C1" w14:textId="3506F412" w:rsidR="008C6105" w:rsidRPr="00BD3DAC" w:rsidRDefault="008C6105" w:rsidP="008C6105">
            <w:pPr>
              <w:pStyle w:val="NormalWeb"/>
              <w:rPr>
                <w:ins w:id="174" w:author="Zach Ahrak" w:date="2024-10-09T14:32:00Z" w16du:dateUtc="2024-10-09T11:32:00Z"/>
              </w:rPr>
            </w:pPr>
            <w:ins w:id="175" w:author="Zach Ahrak" w:date="2024-10-09T14:32:00Z" w16du:dateUtc="2024-10-09T11:32:00Z">
              <w:r w:rsidRPr="00BD3DAC">
                <w:rPr>
                  <w:rStyle w:val="Strong"/>
                </w:rPr>
                <w:t>iv. Interrogating Outputs</w:t>
              </w:r>
              <w:r w:rsidRPr="00BD3DAC">
                <w:t xml:space="preserve">: </w:t>
              </w:r>
            </w:ins>
            <w:ins w:id="176" w:author="Zach Ahrak" w:date="2024-10-10T14:38:00Z" w16du:dateUtc="2024-10-10T11:38:00Z">
              <w:r w:rsidR="00BD3DAC" w:rsidRPr="00BD3DAC">
                <w:t>OpenAI does not provide us this kind of information.</w:t>
              </w:r>
            </w:ins>
          </w:p>
          <w:p w14:paraId="0ECBEE02" w14:textId="77777777" w:rsidR="007A53BB" w:rsidRPr="00BD3DAC" w:rsidRDefault="007A53BB" w:rsidP="00356C9B">
            <w:pPr>
              <w:jc w:val="center"/>
            </w:pPr>
          </w:p>
        </w:tc>
      </w:tr>
      <w:tr w:rsidR="00E56DA8" w14:paraId="5E5BB198" w14:textId="77777777" w:rsidTr="00086353">
        <w:trPr>
          <w:trHeight w:val="2281"/>
        </w:trPr>
        <w:tc>
          <w:tcPr>
            <w:tcW w:w="6295" w:type="dxa"/>
          </w:tcPr>
          <w:p w14:paraId="6877780C" w14:textId="7466CD6C" w:rsidR="00E56DA8" w:rsidRDefault="008630BE" w:rsidP="00E310D5">
            <w:pPr>
              <w:pStyle w:val="ListParagraph"/>
              <w:numPr>
                <w:ilvl w:val="0"/>
                <w:numId w:val="1"/>
              </w:numPr>
            </w:pPr>
            <w:r>
              <w:t>In the past 24 months h</w:t>
            </w:r>
            <w:r w:rsidR="00400953">
              <w:t xml:space="preserve">as Vendor </w:t>
            </w:r>
            <w:r>
              <w:t xml:space="preserve">received or </w:t>
            </w:r>
            <w:r w:rsidR="00400953">
              <w:t xml:space="preserve">been a party </w:t>
            </w:r>
            <w:r>
              <w:t>to (</w:t>
            </w:r>
            <w:r w:rsidR="00400953">
              <w:t>or is currently a party t</w:t>
            </w:r>
            <w:r w:rsidR="0058200B">
              <w:t>o</w:t>
            </w:r>
            <w:r>
              <w:t>)</w:t>
            </w:r>
            <w:r w:rsidR="0058200B">
              <w:t xml:space="preserve"> any</w:t>
            </w:r>
            <w:r>
              <w:t xml:space="preserve"> complaint,</w:t>
            </w:r>
            <w:r w:rsidR="0058200B">
              <w:t xml:space="preserve"> legal claims</w:t>
            </w:r>
            <w:r>
              <w:t xml:space="preserve">, legal proceedings or regulatory investigations </w:t>
            </w:r>
            <w:r w:rsidRPr="008630BE">
              <w:t xml:space="preserve">alleging that </w:t>
            </w:r>
            <w:r>
              <w:t>Vendor's</w:t>
            </w:r>
            <w:r w:rsidRPr="008630BE">
              <w:t xml:space="preserve"> use of any datasets to train, test, and/or validate an AI</w:t>
            </w:r>
            <w:r>
              <w:t xml:space="preserve"> technology</w:t>
            </w:r>
            <w:r w:rsidR="0058200B">
              <w:t xml:space="preserve"> or otherwise received any judgment, </w:t>
            </w:r>
            <w:r>
              <w:t xml:space="preserve">notice, </w:t>
            </w:r>
            <w:r w:rsidR="0058200B">
              <w:t>fines, or penalties for unauthorized use of training data, or any violation of applicable laws or third</w:t>
            </w:r>
            <w:r w:rsidR="004D69E1">
              <w:t>-</w:t>
            </w:r>
            <w:r w:rsidR="0058200B">
              <w:t>party rights</w:t>
            </w:r>
            <w:r w:rsidR="00EF1D0D">
              <w:t xml:space="preserve"> relating to Vendor’s use of AI?</w:t>
            </w:r>
          </w:p>
        </w:tc>
        <w:tc>
          <w:tcPr>
            <w:tcW w:w="6570" w:type="dxa"/>
          </w:tcPr>
          <w:p w14:paraId="11F1201A" w14:textId="77777777" w:rsidR="00E56DA8" w:rsidRDefault="00E56DA8" w:rsidP="00356C9B">
            <w:pPr>
              <w:jc w:val="center"/>
            </w:pPr>
          </w:p>
          <w:p w14:paraId="4A454458" w14:textId="732D0368" w:rsidR="003A1986" w:rsidRDefault="00426ED9" w:rsidP="00426ED9">
            <w:pPr>
              <w:jc w:val="both"/>
              <w:pPrChange w:id="177" w:author="Zach Ahrak" w:date="2024-10-09T14:32:00Z" w16du:dateUtc="2024-10-09T11:32:00Z">
                <w:pPr>
                  <w:jc w:val="center"/>
                </w:pPr>
              </w:pPrChange>
            </w:pPr>
            <w:ins w:id="178" w:author="Zach Ahrak" w:date="2024-10-09T14:32:00Z" w16du:dateUtc="2024-10-09T11:32:00Z">
              <w:r>
                <w:t xml:space="preserve">In the past 24 months, </w:t>
              </w:r>
              <w:r>
                <w:rPr>
                  <w:rStyle w:val="Strong"/>
                </w:rPr>
                <w:t>Coralogix</w:t>
              </w:r>
              <w:r>
                <w:t xml:space="preserve"> has not been involved in or party to any complaints, legal claims, or regulatory investigations regarding the unauthorized use of datasets to train, test, or validate its AI technologies. Additionally, no fines, penalties, or violations relating to the use of AI or its associated data have been reported. Coralogix ensures compliance with applicable laws and third-party rights, including those related to data processing and the use of AI, by adhering to strict data protection and licensing agreements.</w:t>
              </w:r>
            </w:ins>
          </w:p>
        </w:tc>
      </w:tr>
      <w:tr w:rsidR="003A1986" w14:paraId="1FE66016" w14:textId="77777777" w:rsidTr="00086353">
        <w:trPr>
          <w:trHeight w:val="1545"/>
        </w:trPr>
        <w:tc>
          <w:tcPr>
            <w:tcW w:w="6295" w:type="dxa"/>
          </w:tcPr>
          <w:p w14:paraId="4466695F" w14:textId="2F56CA04" w:rsidR="003A1986" w:rsidRDefault="003A1986" w:rsidP="00E310D5">
            <w:pPr>
              <w:pStyle w:val="ListParagraph"/>
              <w:numPr>
                <w:ilvl w:val="0"/>
                <w:numId w:val="1"/>
              </w:numPr>
            </w:pPr>
            <w:r>
              <w:t>Describe how Vendor ensures compliance</w:t>
            </w:r>
            <w:r w:rsidR="005D6D13">
              <w:t xml:space="preserve"> with applicable laws and regulations pertaining to its use of AI</w:t>
            </w:r>
            <w:r w:rsidR="005F50AA">
              <w:t xml:space="preserve"> (including but not limited to data protection and privacy laws with regards to the processing of personal data using AI, as applicable)</w:t>
            </w:r>
            <w:r w:rsidR="005D6D13">
              <w:t xml:space="preserve">. </w:t>
            </w:r>
          </w:p>
        </w:tc>
        <w:tc>
          <w:tcPr>
            <w:tcW w:w="6570" w:type="dxa"/>
          </w:tcPr>
          <w:p w14:paraId="3BDD5BEA" w14:textId="77777777" w:rsidR="003A1986" w:rsidRDefault="003A1986" w:rsidP="00DD0BA7">
            <w:pPr>
              <w:jc w:val="both"/>
              <w:pPrChange w:id="179" w:author="Zach Ahrak" w:date="2024-10-09T14:33:00Z" w16du:dateUtc="2024-10-09T11:33:00Z">
                <w:pPr>
                  <w:jc w:val="center"/>
                </w:pPr>
              </w:pPrChange>
            </w:pPr>
          </w:p>
          <w:p w14:paraId="6A528B3E" w14:textId="7FF8C0AD" w:rsidR="005D6D13" w:rsidRDefault="00DD0BA7" w:rsidP="00DD0BA7">
            <w:pPr>
              <w:jc w:val="both"/>
              <w:pPrChange w:id="180" w:author="Zach Ahrak" w:date="2024-10-09T14:33:00Z" w16du:dateUtc="2024-10-09T11:33:00Z">
                <w:pPr>
                  <w:jc w:val="center"/>
                </w:pPr>
              </w:pPrChange>
            </w:pPr>
            <w:ins w:id="181" w:author="Zach Ahrak" w:date="2024-10-09T14:33:00Z" w16du:dateUtc="2024-10-09T11:33:00Z">
              <w:r w:rsidRPr="00EC6D48">
                <w:t xml:space="preserve">Coralogix ensures compliance with applicable laws and regulations regarding its use of AI, particularly in areas such as </w:t>
              </w:r>
              <w:r w:rsidRPr="00EC6D48">
                <w:rPr>
                  <w:rStyle w:val="Strong"/>
                </w:rPr>
                <w:t>data protection</w:t>
              </w:r>
              <w:r w:rsidRPr="00EC6D48">
                <w:t xml:space="preserve"> and </w:t>
              </w:r>
              <w:r w:rsidRPr="00EC6D48">
                <w:rPr>
                  <w:rStyle w:val="Strong"/>
                </w:rPr>
                <w:t>privacy laws</w:t>
              </w:r>
              <w:r w:rsidRPr="00EC6D48">
                <w:t xml:space="preserve">. This is achieved through partnerships with compliant AI providers, such as </w:t>
              </w:r>
              <w:r w:rsidRPr="00EC6D48">
                <w:rPr>
                  <w:rStyle w:val="Strong"/>
                </w:rPr>
                <w:t>OpenAI</w:t>
              </w:r>
              <w:r w:rsidRPr="00EC6D48">
                <w:t xml:space="preserve">, which </w:t>
              </w:r>
              <w:r w:rsidRPr="00EC6D48">
                <w:lastRenderedPageBreak/>
                <w:t>follows GDPR requirements.</w:t>
              </w:r>
            </w:ins>
            <w:ins w:id="182" w:author="Zach Ahrak" w:date="2024-10-10T14:49:00Z" w16du:dateUtc="2024-10-10T11:49:00Z">
              <w:r w:rsidR="00EC6D48" w:rsidRPr="00EC6D48">
                <w:rPr>
                  <w:rPrChange w:id="183" w:author="Zach Ahrak" w:date="2024-10-10T15:27:00Z" w16du:dateUtc="2024-10-10T12:27:00Z">
                    <w:rPr>
                      <w:highlight w:val="yellow"/>
                    </w:rPr>
                  </w:rPrChange>
                </w:rPr>
                <w:t xml:space="preserve"> Coralogix has defined OpenAI as a subprocesso</w:t>
              </w:r>
            </w:ins>
            <w:ins w:id="184" w:author="Zach Ahrak" w:date="2024-10-10T14:50:00Z" w16du:dateUtc="2024-10-10T11:50:00Z">
              <w:r w:rsidR="00EC6D48" w:rsidRPr="00EC6D48">
                <w:rPr>
                  <w:rPrChange w:id="185" w:author="Zach Ahrak" w:date="2024-10-10T15:27:00Z" w16du:dateUtc="2024-10-10T12:27:00Z">
                    <w:rPr>
                      <w:highlight w:val="yellow"/>
                    </w:rPr>
                  </w:rPrChange>
                </w:rPr>
                <w:t>r because of the potential that there would be Personal Data Processed (simply because we do not know for example if the user would input Personal Data in the prompt, as this is completely in the control of the us</w:t>
              </w:r>
            </w:ins>
            <w:ins w:id="186" w:author="Zach Ahrak" w:date="2024-10-10T14:51:00Z" w16du:dateUtc="2024-10-10T11:51:00Z">
              <w:r w:rsidR="00EC6D48" w:rsidRPr="00EC6D48">
                <w:rPr>
                  <w:rPrChange w:id="187" w:author="Zach Ahrak" w:date="2024-10-10T15:27:00Z" w16du:dateUtc="2024-10-10T12:27:00Z">
                    <w:rPr>
                      <w:highlight w:val="yellow"/>
                    </w:rPr>
                  </w:rPrChange>
                </w:rPr>
                <w:t>er themselves).</w:t>
              </w:r>
            </w:ins>
            <w:ins w:id="188" w:author="Zach Ahrak" w:date="2024-10-09T14:33:00Z" w16du:dateUtc="2024-10-09T11:33:00Z">
              <w:r w:rsidRPr="00EC6D48">
                <w:t xml:space="preserve"> Coralogix has signed a </w:t>
              </w:r>
              <w:r w:rsidRPr="00EC6D48">
                <w:rPr>
                  <w:rStyle w:val="Strong"/>
                </w:rPr>
                <w:t>Data Processing Agreement (DPA)</w:t>
              </w:r>
              <w:r w:rsidRPr="00EC6D48">
                <w:t xml:space="preserve"> with updated </w:t>
              </w:r>
              <w:r w:rsidRPr="00EC6D48">
                <w:rPr>
                  <w:rStyle w:val="Strong"/>
                </w:rPr>
                <w:t>Standard Contractual Clauses (SCCs)</w:t>
              </w:r>
              <w:r w:rsidRPr="00EC6D48">
                <w:t xml:space="preserve"> to address</w:t>
              </w:r>
            </w:ins>
            <w:ins w:id="189" w:author="Zach Ahrak" w:date="2024-10-10T14:44:00Z" w16du:dateUtc="2024-10-10T11:44:00Z">
              <w:r w:rsidR="00EC6D48" w:rsidRPr="00EC6D48">
                <w:rPr>
                  <w:rPrChange w:id="190" w:author="Zach Ahrak" w:date="2024-10-10T15:27:00Z" w16du:dateUtc="2024-10-10T12:27:00Z">
                    <w:rPr>
                      <w:highlight w:val="yellow"/>
                    </w:rPr>
                  </w:rPrChange>
                </w:rPr>
                <w:t xml:space="preserve"> potential</w:t>
              </w:r>
            </w:ins>
            <w:ins w:id="191" w:author="Zach Ahrak" w:date="2024-10-09T14:33:00Z" w16du:dateUtc="2024-10-09T11:33:00Z">
              <w:r w:rsidRPr="00EC6D48">
                <w:t xml:space="preserve"> personal data processing</w:t>
              </w:r>
            </w:ins>
            <w:ins w:id="192" w:author="Zach Ahrak" w:date="2024-10-10T14:51:00Z" w16du:dateUtc="2024-10-10T11:51:00Z">
              <w:r w:rsidR="00EC6D48" w:rsidRPr="00EC6D48">
                <w:rPr>
                  <w:rPrChange w:id="193" w:author="Zach Ahrak" w:date="2024-10-10T15:27:00Z" w16du:dateUtc="2024-10-10T12:27:00Z">
                    <w:rPr>
                      <w:highlight w:val="yellow"/>
                    </w:rPr>
                  </w:rPrChange>
                </w:rPr>
                <w:t xml:space="preserve"> and transfers</w:t>
              </w:r>
            </w:ins>
            <w:ins w:id="194" w:author="Zach Ahrak" w:date="2024-10-09T14:33:00Z" w16du:dateUtc="2024-10-09T11:33:00Z">
              <w:r w:rsidRPr="00EC6D48">
                <w:t>.</w:t>
              </w:r>
            </w:ins>
            <w:ins w:id="195" w:author="Zach Ahrak" w:date="2024-10-10T14:44:00Z" w16du:dateUtc="2024-10-10T11:44:00Z">
              <w:r w:rsidR="00EC6D48">
                <w:t xml:space="preserve"> </w:t>
              </w:r>
            </w:ins>
            <w:ins w:id="196" w:author="Zach Ahrak" w:date="2024-10-10T14:52:00Z" w16du:dateUtc="2024-10-10T11:52:00Z">
              <w:r w:rsidR="00EC6D48">
                <w:t xml:space="preserve">As part of our exensive due diligence, </w:t>
              </w:r>
            </w:ins>
            <w:ins w:id="197" w:author="Zach Ahrak" w:date="2024-10-10T14:44:00Z" w16du:dateUtc="2024-10-10T11:44:00Z">
              <w:r w:rsidR="00EC6D48">
                <w:t>Coralogix ver</w:t>
              </w:r>
            </w:ins>
            <w:ins w:id="198" w:author="Zach Ahrak" w:date="2024-10-10T14:45:00Z" w16du:dateUtc="2024-10-10T11:45:00Z">
              <w:r w:rsidR="00EC6D48">
                <w:t>ifies all technical and organizational measures undertaken by its subprocessors at least on an annual basis</w:t>
              </w:r>
            </w:ins>
            <w:ins w:id="199" w:author="Zach Ahrak" w:date="2024-10-10T14:52:00Z" w16du:dateUtc="2024-10-10T11:52:00Z">
              <w:r w:rsidR="00EC6D48">
                <w:t xml:space="preserve"> (or earlier if any siginificant changes occur which require such</w:t>
              </w:r>
            </w:ins>
            <w:ins w:id="200" w:author="Zach Ahrak" w:date="2024-10-10T14:53:00Z" w16du:dateUtc="2024-10-10T11:53:00Z">
              <w:r w:rsidR="00EC6D48">
                <w:t>)</w:t>
              </w:r>
            </w:ins>
            <w:ins w:id="201" w:author="Zach Ahrak" w:date="2024-10-10T14:45:00Z" w16du:dateUtc="2024-10-10T11:45:00Z">
              <w:r w:rsidR="00EC6D48">
                <w:t>.</w:t>
              </w:r>
            </w:ins>
            <w:ins w:id="202" w:author="Zach Ahrak" w:date="2024-10-10T14:53:00Z" w16du:dateUtc="2024-10-10T11:53:00Z">
              <w:r w:rsidR="00EC6D48">
                <w:t xml:space="preserve"> Coralogix has undertaken to ensure that there is privacy by design/default embedded within the product in various levels.</w:t>
              </w:r>
            </w:ins>
          </w:p>
          <w:p w14:paraId="27E539C7" w14:textId="361BF9FF" w:rsidR="005D6D13" w:rsidRDefault="005D6D13" w:rsidP="00356C9B">
            <w:pPr>
              <w:jc w:val="center"/>
            </w:pPr>
          </w:p>
        </w:tc>
      </w:tr>
      <w:tr w:rsidR="005F50AA" w14:paraId="3DD77CF7" w14:textId="77777777" w:rsidTr="00086353">
        <w:trPr>
          <w:trHeight w:val="1691"/>
        </w:trPr>
        <w:tc>
          <w:tcPr>
            <w:tcW w:w="6295" w:type="dxa"/>
          </w:tcPr>
          <w:p w14:paraId="667FF028" w14:textId="2E03D3EB" w:rsidR="005F50AA" w:rsidRDefault="005F50AA" w:rsidP="005F50AA">
            <w:pPr>
              <w:pStyle w:val="ListParagraph"/>
              <w:numPr>
                <w:ilvl w:val="0"/>
                <w:numId w:val="1"/>
              </w:numPr>
            </w:pPr>
            <w:r>
              <w:lastRenderedPageBreak/>
              <w:t>Please give details of any known or reasonably suspected use of AI in the past 24 months (including use by third parties): (i) in contravention of the applicable terms or instructions for use; (ii) for an unlawful purpose; or (iii) that infringes or is likely to infringe a person's intellectual property or other rights.</w:t>
            </w:r>
          </w:p>
        </w:tc>
        <w:tc>
          <w:tcPr>
            <w:tcW w:w="6570" w:type="dxa"/>
          </w:tcPr>
          <w:p w14:paraId="552D16FB" w14:textId="766A6BB0" w:rsidR="005F50AA" w:rsidRDefault="00DD0BA7" w:rsidP="00DD0BA7">
            <w:pPr>
              <w:jc w:val="both"/>
              <w:pPrChange w:id="203" w:author="Zach Ahrak" w:date="2024-10-09T14:33:00Z" w16du:dateUtc="2024-10-09T11:33:00Z">
                <w:pPr>
                  <w:jc w:val="center"/>
                </w:pPr>
              </w:pPrChange>
            </w:pPr>
            <w:ins w:id="204" w:author="Zach Ahrak" w:date="2024-10-09T14:33:00Z" w16du:dateUtc="2024-10-09T11:33:00Z">
              <w:r>
                <w:t xml:space="preserve">In the past 24 months, </w:t>
              </w:r>
              <w:r>
                <w:rPr>
                  <w:rStyle w:val="Strong"/>
                </w:rPr>
                <w:t>Coralogix</w:t>
              </w:r>
              <w:r>
                <w:t xml:space="preserve"> has no known or suspected instances of AI usage that contravene applicable terms, instructions, or involve unlawful purposes. Additionally, there have been no reports of infringement on intellectual property rights or other legal violations related to its AI technology. Coralogix takes compliance seriously, ensuring that all AI use is aligned with legal and ethical guidelines, including the processing of data according to contractual and regulatory standards.</w:t>
              </w:r>
            </w:ins>
          </w:p>
        </w:tc>
      </w:tr>
      <w:tr w:rsidR="004D69E1" w14:paraId="76669D46" w14:textId="77777777" w:rsidTr="00086353">
        <w:trPr>
          <w:trHeight w:val="2112"/>
        </w:trPr>
        <w:tc>
          <w:tcPr>
            <w:tcW w:w="6295" w:type="dxa"/>
          </w:tcPr>
          <w:p w14:paraId="7B6730D2" w14:textId="26E392B6" w:rsidR="004D69E1" w:rsidRDefault="00414352" w:rsidP="004D69E1">
            <w:pPr>
              <w:pStyle w:val="ListParagraph"/>
              <w:numPr>
                <w:ilvl w:val="0"/>
                <w:numId w:val="1"/>
              </w:numPr>
            </w:pPr>
            <w:r>
              <w:t>List</w:t>
            </w:r>
            <w:r w:rsidR="004D69E1" w:rsidRPr="00356C9B">
              <w:t xml:space="preserve"> any commercially reasonable and industry conforming security safeguards and controls used by </w:t>
            </w:r>
            <w:r w:rsidR="009705B4">
              <w:t>Vendor</w:t>
            </w:r>
            <w:r w:rsidR="004D69E1" w:rsidRPr="00356C9B">
              <w:t xml:space="preserve">, including </w:t>
            </w:r>
            <w:r w:rsidR="005F50AA" w:rsidRPr="005F50AA">
              <w:t xml:space="preserve">to protect against </w:t>
            </w:r>
            <w:r w:rsidR="00942459" w:rsidRPr="005F50AA">
              <w:t>unauthorized</w:t>
            </w:r>
            <w:r w:rsidR="005F50AA" w:rsidRPr="005F50AA">
              <w:t xml:space="preserve"> access to, or use, modification, or disclosure of, any AI or the data used to train, validate, or test such </w:t>
            </w:r>
            <w:r w:rsidR="005F50AA">
              <w:t>AI</w:t>
            </w:r>
            <w:r w:rsidR="004D69E1" w:rsidRPr="00356C9B">
              <w:t>.</w:t>
            </w:r>
            <w:r w:rsidR="005F50AA">
              <w:t xml:space="preserve"> </w:t>
            </w:r>
            <w:r w:rsidR="005F50AA" w:rsidRPr="005F50AA">
              <w:t xml:space="preserve">Please confirm that </w:t>
            </w:r>
            <w:r w:rsidR="005F50AA">
              <w:t>Vendor</w:t>
            </w:r>
            <w:r w:rsidR="005F50AA" w:rsidRPr="005F50AA">
              <w:t xml:space="preserve"> is not aware of any such unauthori</w:t>
            </w:r>
            <w:r w:rsidR="00FE43A8">
              <w:t>z</w:t>
            </w:r>
            <w:r w:rsidR="005F50AA" w:rsidRPr="005F50AA">
              <w:t>ed access, use, modification, or disclosure in the past 24 months.</w:t>
            </w:r>
          </w:p>
        </w:tc>
        <w:tc>
          <w:tcPr>
            <w:tcW w:w="6570" w:type="dxa"/>
          </w:tcPr>
          <w:p w14:paraId="5ABA040B" w14:textId="77777777" w:rsidR="004D69E1" w:rsidRDefault="004D69E1" w:rsidP="00356C9B">
            <w:pPr>
              <w:jc w:val="center"/>
            </w:pPr>
          </w:p>
          <w:p w14:paraId="7F38C269" w14:textId="2DB3A16F" w:rsidR="00DD0BA7" w:rsidRDefault="00DD0BA7" w:rsidP="00DD0BA7">
            <w:pPr>
              <w:pStyle w:val="NormalWeb"/>
              <w:jc w:val="both"/>
              <w:rPr>
                <w:ins w:id="205" w:author="Zach Ahrak" w:date="2024-10-09T14:34:00Z" w16du:dateUtc="2024-10-09T11:34:00Z"/>
              </w:rPr>
              <w:pPrChange w:id="206" w:author="Zach Ahrak" w:date="2024-10-09T14:34:00Z" w16du:dateUtc="2024-10-09T11:34:00Z">
                <w:pPr>
                  <w:pStyle w:val="NormalWeb"/>
                </w:pPr>
              </w:pPrChange>
            </w:pPr>
            <w:ins w:id="207" w:author="Zach Ahrak" w:date="2024-10-09T14:34:00Z" w16du:dateUtc="2024-10-09T11:34:00Z">
              <w:r>
                <w:t xml:space="preserve">Coralogix employs </w:t>
              </w:r>
              <w:r>
                <w:rPr>
                  <w:rStyle w:val="Strong"/>
                </w:rPr>
                <w:t>commercially reasonable security safeguards</w:t>
              </w:r>
              <w:r>
                <w:t xml:space="preserve"> to protect its AI systems and data. These include </w:t>
              </w:r>
              <w:r>
                <w:rPr>
                  <w:rStyle w:val="Strong"/>
                </w:rPr>
                <w:t>encryption at rest (AES-256)</w:t>
              </w:r>
              <w:r>
                <w:t xml:space="preserve"> and </w:t>
              </w:r>
              <w:r>
                <w:rPr>
                  <w:rStyle w:val="Strong"/>
                </w:rPr>
                <w:t>encryption in transit (TLS 1.2)</w:t>
              </w:r>
              <w:r>
                <w:t xml:space="preserve">, along with regular </w:t>
              </w:r>
              <w:r>
                <w:rPr>
                  <w:rStyle w:val="Strong"/>
                </w:rPr>
                <w:t>data backups</w:t>
              </w:r>
              <w:r>
                <w:t xml:space="preserve"> to prevent loss, and physical security managed by </w:t>
              </w:r>
            </w:ins>
            <w:ins w:id="208" w:author="Zach Ahrak" w:date="2024-10-10T15:28:00Z" w16du:dateUtc="2024-10-10T12:28:00Z">
              <w:r w:rsidR="00EC6D48" w:rsidRPr="00EC6D48">
                <w:rPr>
                  <w:rStyle w:val="Strong"/>
                  <w:b w:val="0"/>
                  <w:bCs w:val="0"/>
                  <w:rPrChange w:id="209" w:author="Zach Ahrak" w:date="2024-10-10T15:28:00Z" w16du:dateUtc="2024-10-10T12:28:00Z">
                    <w:rPr>
                      <w:rStyle w:val="Strong"/>
                    </w:rPr>
                  </w:rPrChange>
                </w:rPr>
                <w:t>AWS</w:t>
              </w:r>
            </w:ins>
            <w:ins w:id="210" w:author="Zach Ahrak" w:date="2024-10-09T14:34:00Z" w16du:dateUtc="2024-10-09T11:34:00Z">
              <w:r>
                <w:t xml:space="preserve">. Additionally, Coralogix complies with data protection regulations, including </w:t>
              </w:r>
              <w:r>
                <w:rPr>
                  <w:rStyle w:val="Strong"/>
                </w:rPr>
                <w:t>GDPR</w:t>
              </w:r>
              <w:r>
                <w:t xml:space="preserve">, and has implemented internal validation mechanisms to ensure data integrity. In the past 24 months, there have been no reported </w:t>
              </w:r>
              <w:r>
                <w:lastRenderedPageBreak/>
                <w:t>incidents of unauthorized access, use, modification, or disclosure of AI or associated data.</w:t>
              </w:r>
            </w:ins>
          </w:p>
          <w:p w14:paraId="2662A6DA" w14:textId="77777777" w:rsidR="004D69E1" w:rsidRDefault="004D69E1" w:rsidP="00356C9B">
            <w:pPr>
              <w:jc w:val="center"/>
            </w:pPr>
          </w:p>
          <w:p w14:paraId="0B2A568B" w14:textId="77777777" w:rsidR="004D69E1" w:rsidRDefault="004D69E1" w:rsidP="00356C9B">
            <w:pPr>
              <w:jc w:val="center"/>
            </w:pPr>
          </w:p>
          <w:p w14:paraId="2261B965" w14:textId="77777777" w:rsidR="004D69E1" w:rsidRDefault="004D69E1" w:rsidP="00356C9B">
            <w:pPr>
              <w:jc w:val="center"/>
            </w:pPr>
          </w:p>
          <w:p w14:paraId="44C9D9AF" w14:textId="77777777" w:rsidR="004D69E1" w:rsidRDefault="004D69E1" w:rsidP="00356C9B">
            <w:pPr>
              <w:jc w:val="center"/>
            </w:pPr>
          </w:p>
          <w:p w14:paraId="40C8E785" w14:textId="1A1222B3" w:rsidR="004D69E1" w:rsidRDefault="004D69E1" w:rsidP="00356C9B">
            <w:pPr>
              <w:jc w:val="center"/>
            </w:pPr>
          </w:p>
        </w:tc>
      </w:tr>
      <w:tr w:rsidR="00FE43A8" w14:paraId="0ABF2488" w14:textId="77777777" w:rsidTr="00086353">
        <w:trPr>
          <w:trHeight w:val="3676"/>
        </w:trPr>
        <w:tc>
          <w:tcPr>
            <w:tcW w:w="6295" w:type="dxa"/>
          </w:tcPr>
          <w:p w14:paraId="541582ED" w14:textId="77777777" w:rsidR="006E3FD1" w:rsidRDefault="00FE43A8" w:rsidP="00FE43A8">
            <w:pPr>
              <w:pStyle w:val="ListParagraph"/>
              <w:numPr>
                <w:ilvl w:val="0"/>
                <w:numId w:val="1"/>
              </w:numPr>
            </w:pPr>
            <w:r>
              <w:lastRenderedPageBreak/>
              <w:t xml:space="preserve">Please provide details of Vendor's governance processes for identifying, managing, and mitigating risks relating to the use of AI, including: </w:t>
            </w:r>
          </w:p>
          <w:p w14:paraId="3C0FE9C3" w14:textId="77777777" w:rsidR="006E3FD1" w:rsidRDefault="00FE43A8" w:rsidP="006E3FD1">
            <w:pPr>
              <w:pStyle w:val="ListParagraph"/>
              <w:numPr>
                <w:ilvl w:val="0"/>
                <w:numId w:val="5"/>
              </w:numPr>
            </w:pPr>
            <w:r>
              <w:t xml:space="preserve">any person, officer, role, or function with ultimate responsibility and accountability for decisions relating to the development and use of AI and responsible for supervising and overseeing the operation and outputs of any AI system used by </w:t>
            </w:r>
            <w:proofErr w:type="gramStart"/>
            <w:r>
              <w:t>Vendor;</w:t>
            </w:r>
            <w:proofErr w:type="gramEnd"/>
            <w:r>
              <w:t xml:space="preserve"> </w:t>
            </w:r>
          </w:p>
          <w:p w14:paraId="7DA3D2D4" w14:textId="77777777" w:rsidR="006E3FD1" w:rsidRDefault="00FE43A8" w:rsidP="006E3FD1">
            <w:pPr>
              <w:pStyle w:val="ListParagraph"/>
              <w:numPr>
                <w:ilvl w:val="0"/>
                <w:numId w:val="5"/>
              </w:numPr>
            </w:pPr>
            <w:r>
              <w:t>any policies or procedures implemented by Vendor</w:t>
            </w:r>
            <w:r w:rsidRPr="005F50AA">
              <w:t xml:space="preserve"> </w:t>
            </w:r>
            <w:r>
              <w:t xml:space="preserve">relating to the development and/or use of </w:t>
            </w:r>
            <w:proofErr w:type="gramStart"/>
            <w:r>
              <w:t>AI;</w:t>
            </w:r>
            <w:proofErr w:type="gramEnd"/>
            <w:r>
              <w:t xml:space="preserve"> </w:t>
            </w:r>
          </w:p>
          <w:p w14:paraId="4D1740AB" w14:textId="77777777" w:rsidR="006E3FD1" w:rsidRDefault="00FE43A8" w:rsidP="006E3FD1">
            <w:pPr>
              <w:pStyle w:val="ListParagraph"/>
              <w:numPr>
                <w:ilvl w:val="0"/>
                <w:numId w:val="5"/>
              </w:numPr>
            </w:pPr>
            <w:r>
              <w:t>any risk assessments or data protection impact assessments that have been carried out for AI systems currently in use by Vendor</w:t>
            </w:r>
            <w:r w:rsidRPr="005F50AA">
              <w:t xml:space="preserve"> </w:t>
            </w:r>
            <w:r>
              <w:t xml:space="preserve">(or intended to be put into use); and </w:t>
            </w:r>
          </w:p>
          <w:p w14:paraId="0B9720D0" w14:textId="6CDBF372" w:rsidR="00FE43A8" w:rsidRDefault="00FE43A8" w:rsidP="00086353">
            <w:pPr>
              <w:pStyle w:val="ListParagraph"/>
              <w:numPr>
                <w:ilvl w:val="0"/>
                <w:numId w:val="5"/>
              </w:numPr>
            </w:pPr>
            <w:r>
              <w:t>any training provided to Vendor</w:t>
            </w:r>
            <w:r w:rsidRPr="005F50AA">
              <w:t xml:space="preserve"> </w:t>
            </w:r>
            <w:r>
              <w:t>personnel relating to the development and/or use of AI.</w:t>
            </w:r>
          </w:p>
        </w:tc>
        <w:tc>
          <w:tcPr>
            <w:tcW w:w="6570" w:type="dxa"/>
          </w:tcPr>
          <w:p w14:paraId="75BCB951" w14:textId="5179BDC8" w:rsidR="00DD0BA7" w:rsidRPr="00942C3A" w:rsidRDefault="00DD0BA7" w:rsidP="00DD0BA7">
            <w:pPr>
              <w:pStyle w:val="NormalWeb"/>
              <w:rPr>
                <w:ins w:id="211" w:author="Zach Ahrak" w:date="2024-10-09T14:35:00Z" w16du:dateUtc="2024-10-09T11:35:00Z"/>
                <w:rFonts w:hint="cs"/>
                <w:rtl/>
                <w:lang w:val="en-US"/>
                <w:rPrChange w:id="212" w:author="Zach Ahrak" w:date="2024-10-10T15:29:00Z" w16du:dateUtc="2024-10-10T12:29:00Z">
                  <w:rPr>
                    <w:ins w:id="213" w:author="Zach Ahrak" w:date="2024-10-09T14:35:00Z" w16du:dateUtc="2024-10-09T11:35:00Z"/>
                  </w:rPr>
                </w:rPrChange>
              </w:rPr>
            </w:pPr>
            <w:ins w:id="214" w:author="Zach Ahrak" w:date="2024-10-09T14:35:00Z" w16du:dateUtc="2024-10-09T11:35:00Z">
              <w:r w:rsidRPr="00942C3A">
                <w:rPr>
                  <w:rStyle w:val="Strong"/>
                </w:rPr>
                <w:t>i. Responsibility and Accountability</w:t>
              </w:r>
              <w:r w:rsidRPr="00942C3A">
                <w:t xml:space="preserve">: </w:t>
              </w:r>
            </w:ins>
            <w:ins w:id="215" w:author="Zach Ahrak" w:date="2024-10-10T15:03:00Z" w16du:dateUtc="2024-10-10T12:03:00Z">
              <w:r w:rsidR="00EC6D48" w:rsidRPr="00942C3A">
                <w:rPr>
                  <w:rPrChange w:id="216" w:author="Zach Ahrak" w:date="2024-10-10T15:29:00Z" w16du:dateUtc="2024-10-10T12:29:00Z">
                    <w:rPr>
                      <w:highlight w:val="yellow"/>
                    </w:rPr>
                  </w:rPrChange>
                </w:rPr>
                <w:t>Any AI product is developed together with R</w:t>
              </w:r>
            </w:ins>
            <w:ins w:id="217" w:author="Zach Ahrak" w:date="2024-10-10T15:07:00Z" w16du:dateUtc="2024-10-10T12:07:00Z">
              <w:r w:rsidR="00EC6D48" w:rsidRPr="00942C3A">
                <w:rPr>
                  <w:lang w:val="en-US"/>
                  <w:rPrChange w:id="218" w:author="Zach Ahrak" w:date="2024-10-10T15:29:00Z" w16du:dateUtc="2024-10-10T12:29:00Z">
                    <w:rPr>
                      <w:highlight w:val="yellow"/>
                      <w:lang w:val="en-US"/>
                    </w:rPr>
                  </w:rPrChange>
                </w:rPr>
                <w:t>n</w:t>
              </w:r>
            </w:ins>
            <w:ins w:id="219" w:author="Zach Ahrak" w:date="2024-10-10T15:03:00Z" w16du:dateUtc="2024-10-10T12:03:00Z">
              <w:r w:rsidR="00EC6D48" w:rsidRPr="00942C3A">
                <w:rPr>
                  <w:rPrChange w:id="220" w:author="Zach Ahrak" w:date="2024-10-10T15:29:00Z" w16du:dateUtc="2024-10-10T12:29:00Z">
                    <w:rPr>
                      <w:highlight w:val="yellow"/>
                    </w:rPr>
                  </w:rPrChange>
                </w:rPr>
                <w:t xml:space="preserve">D, Product, Legal and </w:t>
              </w:r>
            </w:ins>
            <w:ins w:id="221" w:author="Zach Ahrak" w:date="2024-10-10T15:07:00Z" w16du:dateUtc="2024-10-10T12:07:00Z">
              <w:r w:rsidR="00EC6D48" w:rsidRPr="00942C3A">
                <w:rPr>
                  <w:rPrChange w:id="222" w:author="Zach Ahrak" w:date="2024-10-10T15:29:00Z" w16du:dateUtc="2024-10-10T12:29:00Z">
                    <w:rPr>
                      <w:highlight w:val="yellow"/>
                    </w:rPr>
                  </w:rPrChange>
                </w:rPr>
                <w:t xml:space="preserve">Compliance which </w:t>
              </w:r>
            </w:ins>
            <w:ins w:id="223" w:author="Zach Ahrak" w:date="2024-10-10T15:08:00Z" w16du:dateUtc="2024-10-10T12:08:00Z">
              <w:r w:rsidR="00EC6D48" w:rsidRPr="00942C3A">
                <w:rPr>
                  <w:rPrChange w:id="224" w:author="Zach Ahrak" w:date="2024-10-10T15:29:00Z" w16du:dateUtc="2024-10-10T12:29:00Z">
                    <w:rPr>
                      <w:highlight w:val="yellow"/>
                    </w:rPr>
                  </w:rPrChange>
                </w:rPr>
                <w:t>work togethe</w:t>
              </w:r>
            </w:ins>
            <w:ins w:id="225" w:author="Zach Ahrak" w:date="2024-10-10T15:09:00Z" w16du:dateUtc="2024-10-10T12:09:00Z">
              <w:r w:rsidR="00EC6D48" w:rsidRPr="00942C3A">
                <w:rPr>
                  <w:rPrChange w:id="226" w:author="Zach Ahrak" w:date="2024-10-10T15:29:00Z" w16du:dateUtc="2024-10-10T12:29:00Z">
                    <w:rPr>
                      <w:highlight w:val="yellow"/>
                    </w:rPr>
                  </w:rPrChange>
                </w:rPr>
                <w:t>r to ensure that all technical and legal/compliance risks are addressed.</w:t>
              </w:r>
            </w:ins>
          </w:p>
          <w:p w14:paraId="641E6178" w14:textId="77777777" w:rsidR="00DD0BA7" w:rsidRPr="00942C3A" w:rsidRDefault="00DD0BA7" w:rsidP="00DD0BA7">
            <w:pPr>
              <w:pStyle w:val="NormalWeb"/>
              <w:rPr>
                <w:ins w:id="227" w:author="Zach Ahrak" w:date="2024-10-09T14:35:00Z" w16du:dateUtc="2024-10-09T11:35:00Z"/>
              </w:rPr>
            </w:pPr>
            <w:ins w:id="228" w:author="Zach Ahrak" w:date="2024-10-09T14:35:00Z" w16du:dateUtc="2024-10-09T11:35:00Z">
              <w:r w:rsidRPr="00942C3A">
                <w:rPr>
                  <w:rStyle w:val="Strong"/>
                </w:rPr>
                <w:t>ii. Policies and Procedures</w:t>
              </w:r>
              <w:r w:rsidRPr="00942C3A">
                <w:t xml:space="preserve">: Coralogix has implemented </w:t>
              </w:r>
              <w:r w:rsidRPr="00942C3A">
                <w:rPr>
                  <w:rStyle w:val="Strong"/>
                </w:rPr>
                <w:t>internal validation processes</w:t>
              </w:r>
              <w:r w:rsidRPr="00942C3A">
                <w:t xml:space="preserve"> to ensure responsible AI use, including monitoring, validation, and compliance with data protection regulations.</w:t>
              </w:r>
            </w:ins>
          </w:p>
          <w:p w14:paraId="7C8E1AF9" w14:textId="77777777" w:rsidR="00DD0BA7" w:rsidRPr="00942C3A" w:rsidRDefault="00DD0BA7" w:rsidP="00DD0BA7">
            <w:pPr>
              <w:pStyle w:val="NormalWeb"/>
              <w:rPr>
                <w:ins w:id="229" w:author="Zach Ahrak" w:date="2024-10-09T14:35:00Z" w16du:dateUtc="2024-10-09T11:35:00Z"/>
              </w:rPr>
            </w:pPr>
            <w:ins w:id="230" w:author="Zach Ahrak" w:date="2024-10-09T14:35:00Z" w16du:dateUtc="2024-10-09T11:35:00Z">
              <w:r w:rsidRPr="00942C3A">
                <w:rPr>
                  <w:rStyle w:val="Strong"/>
                </w:rPr>
                <w:t>iii. Risk Assessments</w:t>
              </w:r>
              <w:r w:rsidRPr="00942C3A">
                <w:t xml:space="preserve">: Coralogix conducts </w:t>
              </w:r>
              <w:r w:rsidRPr="00942C3A">
                <w:rPr>
                  <w:rStyle w:val="Strong"/>
                </w:rPr>
                <w:t>Data Protection Impact Assessments (DPIAs)</w:t>
              </w:r>
              <w:r w:rsidRPr="00942C3A">
                <w:t xml:space="preserve"> for its AI systems to ensure compliance with data privacy laws and mitigate risks.</w:t>
              </w:r>
            </w:ins>
          </w:p>
          <w:p w14:paraId="72ADAF40" w14:textId="77777777" w:rsidR="00DD0BA7" w:rsidRDefault="00DD0BA7" w:rsidP="00DD0BA7">
            <w:pPr>
              <w:pStyle w:val="NormalWeb"/>
              <w:rPr>
                <w:ins w:id="231" w:author="Zach Ahrak" w:date="2024-10-09T14:35:00Z" w16du:dateUtc="2024-10-09T11:35:00Z"/>
              </w:rPr>
            </w:pPr>
            <w:ins w:id="232" w:author="Zach Ahrak" w:date="2024-10-09T14:35:00Z" w16du:dateUtc="2024-10-09T11:35:00Z">
              <w:r w:rsidRPr="00942C3A">
                <w:rPr>
                  <w:rStyle w:val="Strong"/>
                </w:rPr>
                <w:t>iv. Training</w:t>
              </w:r>
              <w:r w:rsidRPr="00942C3A">
                <w:t xml:space="preserve">: Personnel receive </w:t>
              </w:r>
              <w:r w:rsidRPr="00942C3A">
                <w:rPr>
                  <w:rStyle w:val="Strong"/>
                </w:rPr>
                <w:t>training on responsible AI use</w:t>
              </w:r>
              <w:r w:rsidRPr="00942C3A">
                <w:t xml:space="preserve"> and data handling, ensuring adherence to ethical and legal standards.</w:t>
              </w:r>
            </w:ins>
          </w:p>
          <w:p w14:paraId="3FD2882E" w14:textId="77777777" w:rsidR="00FE43A8" w:rsidRDefault="00FE43A8" w:rsidP="00356C9B">
            <w:pPr>
              <w:jc w:val="center"/>
            </w:pPr>
          </w:p>
        </w:tc>
      </w:tr>
      <w:tr w:rsidR="005F50AA" w14:paraId="37776169" w14:textId="77777777" w:rsidTr="00086353">
        <w:trPr>
          <w:trHeight w:val="1788"/>
        </w:trPr>
        <w:tc>
          <w:tcPr>
            <w:tcW w:w="6295" w:type="dxa"/>
          </w:tcPr>
          <w:p w14:paraId="3A86D1B0" w14:textId="6DAFF01D" w:rsidR="005F50AA" w:rsidRDefault="005F50AA" w:rsidP="005F50AA">
            <w:pPr>
              <w:pStyle w:val="ListParagraph"/>
              <w:numPr>
                <w:ilvl w:val="0"/>
                <w:numId w:val="1"/>
              </w:numPr>
            </w:pPr>
            <w:r>
              <w:t xml:space="preserve">Please identify and describe (i) any AI that interfaces with other IT systems or services provided by third parties in a way that impacts on pricing for such IT systems or services; and relatedly (ii) any issues that remain unresolved, or were resolved within the last 12 months, relating to </w:t>
            </w:r>
            <w:r>
              <w:lastRenderedPageBreak/>
              <w:t>the integration of AI with other IT systems or services.</w:t>
            </w:r>
          </w:p>
        </w:tc>
        <w:tc>
          <w:tcPr>
            <w:tcW w:w="6570" w:type="dxa"/>
          </w:tcPr>
          <w:p w14:paraId="19126B80" w14:textId="1762B4C9" w:rsidR="00DD0BA7" w:rsidRDefault="00DD0BA7" w:rsidP="00DD0BA7">
            <w:pPr>
              <w:pStyle w:val="NormalWeb"/>
              <w:rPr>
                <w:ins w:id="233" w:author="Zach Ahrak" w:date="2024-10-09T14:35:00Z" w16du:dateUtc="2024-10-09T11:35:00Z"/>
              </w:rPr>
            </w:pPr>
            <w:ins w:id="234" w:author="Zach Ahrak" w:date="2024-10-09T14:35:00Z" w16du:dateUtc="2024-10-09T11:35:00Z">
              <w:r>
                <w:rPr>
                  <w:rStyle w:val="Strong"/>
                </w:rPr>
                <w:lastRenderedPageBreak/>
                <w:t>i. AI and Third-Party IT Systems</w:t>
              </w:r>
              <w:r>
                <w:t xml:space="preserve">: The </w:t>
              </w:r>
              <w:r>
                <w:rPr>
                  <w:rStyle w:val="Strong"/>
                </w:rPr>
                <w:t>AI Query Assistant</w:t>
              </w:r>
              <w:r>
                <w:t xml:space="preserve"> interfaces with </w:t>
              </w:r>
              <w:r>
                <w:rPr>
                  <w:rStyle w:val="Strong"/>
                </w:rPr>
                <w:t>OpenAI</w:t>
              </w:r>
              <w:r>
                <w:t>, but it does not directly impact pricing for other IT systems or services. The AI outputs are used within Coralogix's platform without affecting external system pricing.</w:t>
              </w:r>
            </w:ins>
          </w:p>
          <w:p w14:paraId="72B2BB21" w14:textId="77777777" w:rsidR="00DD0BA7" w:rsidRDefault="00DD0BA7" w:rsidP="00DD0BA7">
            <w:pPr>
              <w:pStyle w:val="NormalWeb"/>
              <w:rPr>
                <w:ins w:id="235" w:author="Zach Ahrak" w:date="2024-10-09T14:35:00Z" w16du:dateUtc="2024-10-09T11:35:00Z"/>
              </w:rPr>
            </w:pPr>
            <w:ins w:id="236" w:author="Zach Ahrak" w:date="2024-10-09T14:35:00Z" w16du:dateUtc="2024-10-09T11:35:00Z">
              <w:r>
                <w:rPr>
                  <w:rStyle w:val="Strong"/>
                </w:rPr>
                <w:lastRenderedPageBreak/>
                <w:t>ii. Integration Issues</w:t>
              </w:r>
              <w:r>
                <w:t>: There have been no unresolved integration issues with third-party IT systems in the past 12 months. Any minor integration concerns that arose were promptly resolved during system updates and testing.</w:t>
              </w:r>
            </w:ins>
          </w:p>
          <w:p w14:paraId="6127305E" w14:textId="77777777" w:rsidR="005F50AA" w:rsidRDefault="005F50AA" w:rsidP="00356C9B">
            <w:pPr>
              <w:jc w:val="center"/>
            </w:pPr>
          </w:p>
        </w:tc>
      </w:tr>
      <w:tr w:rsidR="009705B4" w14:paraId="2D4CE2FD" w14:textId="77777777" w:rsidTr="00EB3783">
        <w:tc>
          <w:tcPr>
            <w:tcW w:w="6295" w:type="dxa"/>
          </w:tcPr>
          <w:p w14:paraId="48B5321E" w14:textId="4973D6F2" w:rsidR="009705B4" w:rsidRPr="00356C9B" w:rsidRDefault="009705B4" w:rsidP="004D69E1">
            <w:pPr>
              <w:pStyle w:val="ListParagraph"/>
              <w:numPr>
                <w:ilvl w:val="0"/>
                <w:numId w:val="1"/>
              </w:numPr>
            </w:pPr>
            <w:r>
              <w:lastRenderedPageBreak/>
              <w:t xml:space="preserve">Does Vendor maintain insurance coverage for claims or losses pertaining to AI? </w:t>
            </w:r>
            <w:r w:rsidR="005F50AA">
              <w:t xml:space="preserve">If yes, please explain. </w:t>
            </w:r>
          </w:p>
        </w:tc>
        <w:tc>
          <w:tcPr>
            <w:tcW w:w="6570" w:type="dxa"/>
          </w:tcPr>
          <w:p w14:paraId="61C6DBAB" w14:textId="77777777" w:rsidR="00DD0BA7" w:rsidRDefault="00DD0BA7" w:rsidP="00DD0BA7">
            <w:pPr>
              <w:pStyle w:val="NormalWeb"/>
              <w:rPr>
                <w:ins w:id="237" w:author="Zach Ahrak" w:date="2024-10-09T14:35:00Z" w16du:dateUtc="2024-10-09T11:35:00Z"/>
              </w:rPr>
            </w:pPr>
            <w:ins w:id="238" w:author="Zach Ahrak" w:date="2024-10-09T14:35:00Z" w16du:dateUtc="2024-10-09T11:35:00Z">
              <w:r>
                <w:t xml:space="preserve">Yes, </w:t>
              </w:r>
              <w:r>
                <w:rPr>
                  <w:rStyle w:val="Strong"/>
                </w:rPr>
                <w:t>Coralogix</w:t>
              </w:r>
              <w:r>
                <w:t xml:space="preserve"> maintains general </w:t>
              </w:r>
              <w:r>
                <w:rPr>
                  <w:rStyle w:val="Strong"/>
                </w:rPr>
                <w:t>insurance coverage</w:t>
              </w:r>
              <w:r>
                <w:t xml:space="preserve"> that includes technology-related risks, which would cover potential claims or losses associated with the use of its AI systems. This includes coverage for data breaches, system failures, and other relevant risks that may arise in the operation of its AI-powered services. However, specific AI-related insurance details are not publicly disclosed but are part of Coralogix's broader risk management and liability strategy to ensure adequate protection.</w:t>
              </w:r>
            </w:ins>
          </w:p>
          <w:p w14:paraId="0F6949D5" w14:textId="77777777" w:rsidR="009705B4" w:rsidRDefault="009705B4" w:rsidP="00356C9B">
            <w:pPr>
              <w:jc w:val="center"/>
            </w:pPr>
          </w:p>
          <w:p w14:paraId="66C50A73" w14:textId="77777777" w:rsidR="00443B33" w:rsidRDefault="00443B33" w:rsidP="00356C9B">
            <w:pPr>
              <w:jc w:val="center"/>
            </w:pPr>
          </w:p>
          <w:p w14:paraId="6A50800A" w14:textId="55422CFF" w:rsidR="00443B33" w:rsidRDefault="00443B33" w:rsidP="00356C9B">
            <w:pPr>
              <w:jc w:val="center"/>
            </w:pPr>
          </w:p>
        </w:tc>
      </w:tr>
      <w:tr w:rsidR="00A33E6D" w14:paraId="2E95FB1F" w14:textId="77777777" w:rsidTr="00086353">
        <w:trPr>
          <w:trHeight w:val="1225"/>
        </w:trPr>
        <w:tc>
          <w:tcPr>
            <w:tcW w:w="6295" w:type="dxa"/>
          </w:tcPr>
          <w:p w14:paraId="52D86B1E" w14:textId="3A5A94E0" w:rsidR="00A33E6D" w:rsidRDefault="00A33E6D" w:rsidP="004D69E1">
            <w:pPr>
              <w:pStyle w:val="ListParagraph"/>
              <w:numPr>
                <w:ilvl w:val="0"/>
                <w:numId w:val="1"/>
              </w:numPr>
            </w:pPr>
            <w:r>
              <w:t xml:space="preserve">Does Vendor utilize </w:t>
            </w:r>
            <w:r w:rsidR="007A571A">
              <w:t xml:space="preserve">Nutanix data to train its model that it makes generally available to other customers? If </w:t>
            </w:r>
            <w:r w:rsidR="00942459">
              <w:t>y</w:t>
            </w:r>
            <w:r w:rsidR="007A571A">
              <w:t xml:space="preserve">es, is there an option to opt out of Nutanix data </w:t>
            </w:r>
            <w:r w:rsidR="007D0D81">
              <w:t xml:space="preserve">being </w:t>
            </w:r>
            <w:r w:rsidR="007A571A">
              <w:t xml:space="preserve">used for this purpose? Please describe. </w:t>
            </w:r>
          </w:p>
        </w:tc>
        <w:tc>
          <w:tcPr>
            <w:tcW w:w="6570" w:type="dxa"/>
          </w:tcPr>
          <w:p w14:paraId="68A4C94E" w14:textId="2B1DFB3B" w:rsidR="00DD0BA7" w:rsidRDefault="00DD0BA7" w:rsidP="00DD0BA7">
            <w:pPr>
              <w:pStyle w:val="NormalWeb"/>
              <w:rPr>
                <w:ins w:id="239" w:author="Zach Ahrak" w:date="2024-10-09T14:36:00Z" w16du:dateUtc="2024-10-09T11:36:00Z"/>
              </w:rPr>
            </w:pPr>
            <w:ins w:id="240" w:author="Zach Ahrak" w:date="2024-10-09T14:36:00Z" w16du:dateUtc="2024-10-09T11:36:00Z">
              <w:r>
                <w:t xml:space="preserve">No, </w:t>
              </w:r>
              <w:r>
                <w:rPr>
                  <w:rStyle w:val="Strong"/>
                </w:rPr>
                <w:t>Coralogix</w:t>
              </w:r>
              <w:r>
                <w:t xml:space="preserve"> does not use Nutanix data to train its AI models or make this data available to other customers. The </w:t>
              </w:r>
              <w:r>
                <w:rPr>
                  <w:rStyle w:val="Strong"/>
                </w:rPr>
                <w:t>AI Query Assistant</w:t>
              </w:r>
              <w:r>
                <w:t xml:space="preserve"> relies on </w:t>
              </w:r>
              <w:r>
                <w:rPr>
                  <w:rStyle w:val="Strong"/>
                </w:rPr>
                <w:t>OpenAI</w:t>
              </w:r>
              <w:r>
                <w:t>, which processes input to generate queries but does not retain or use customer data for training purposes. Nutanix data is strictly used for service provision and not for AI model training. Should this policy change in the future, customers would be informed, and options to opt out would be provided.</w:t>
              </w:r>
            </w:ins>
          </w:p>
          <w:p w14:paraId="53924CB7" w14:textId="77777777" w:rsidR="00A33E6D" w:rsidRDefault="00A33E6D" w:rsidP="00356C9B">
            <w:pPr>
              <w:jc w:val="center"/>
            </w:pPr>
          </w:p>
        </w:tc>
      </w:tr>
      <w:tr w:rsidR="00BE732F" w14:paraId="4ED7B8AF" w14:textId="77777777" w:rsidTr="00EB3783">
        <w:tc>
          <w:tcPr>
            <w:tcW w:w="6295" w:type="dxa"/>
          </w:tcPr>
          <w:p w14:paraId="0477CDCB" w14:textId="400E3954" w:rsidR="00BE732F" w:rsidRDefault="008420C4" w:rsidP="00DB175F">
            <w:pPr>
              <w:pStyle w:val="ListParagraph"/>
              <w:numPr>
                <w:ilvl w:val="0"/>
                <w:numId w:val="1"/>
              </w:numPr>
            </w:pPr>
            <w:r>
              <w:t xml:space="preserve">To the extent that Vendor </w:t>
            </w:r>
            <w:r w:rsidR="00DE2055">
              <w:t xml:space="preserve">uses any personal data for generative AI prompts or </w:t>
            </w:r>
            <w:r w:rsidR="00DB175F">
              <w:t>algorithmic training, does Vendor provide a notice to the individuals? Does Vendor obtain consent? Please describe.</w:t>
            </w:r>
          </w:p>
          <w:p w14:paraId="4CA07E67" w14:textId="164587CF" w:rsidR="00DB175F" w:rsidRDefault="00DB175F" w:rsidP="00DB175F">
            <w:pPr>
              <w:pStyle w:val="ListParagraph"/>
            </w:pPr>
          </w:p>
        </w:tc>
        <w:tc>
          <w:tcPr>
            <w:tcW w:w="6570" w:type="dxa"/>
          </w:tcPr>
          <w:p w14:paraId="6926805D" w14:textId="77777777" w:rsidR="00BE732F" w:rsidRDefault="00DD0BA7" w:rsidP="00356C9B">
            <w:pPr>
              <w:jc w:val="center"/>
              <w:rPr>
                <w:ins w:id="241" w:author="Zach Ahrak" w:date="2024-10-10T15:14:00Z" w16du:dateUtc="2024-10-10T12:14:00Z"/>
              </w:rPr>
            </w:pPr>
            <w:ins w:id="242" w:author="Zach Ahrak" w:date="2024-10-09T14:36:00Z" w16du:dateUtc="2024-10-09T11:36:00Z">
              <w:r>
                <w:rPr>
                  <w:rStyle w:val="Strong"/>
                </w:rPr>
                <w:t>Coralogix</w:t>
              </w:r>
              <w:r>
                <w:t xml:space="preserve"> does not use personal data for training its AI models or generating prompts. The </w:t>
              </w:r>
              <w:r>
                <w:rPr>
                  <w:rStyle w:val="Strong"/>
                </w:rPr>
                <w:t>AI Query Assistant</w:t>
              </w:r>
              <w:r>
                <w:t xml:space="preserve"> processes inputs to generate queries but does not store or use personal data for training purposes. As such, there is no need for individual notices or consent regarding personal data use in generative AI training. </w:t>
              </w:r>
              <w:r>
                <w:lastRenderedPageBreak/>
                <w:t xml:space="preserve">Coralogix ensures that data handling complies with applicable data protection regulations, such as </w:t>
              </w:r>
              <w:r>
                <w:rPr>
                  <w:rStyle w:val="Strong"/>
                </w:rPr>
                <w:t>GDPR</w:t>
              </w:r>
              <w:r>
                <w:t>, and maintains strict safeguards to prevent personal data misuse.</w:t>
              </w:r>
            </w:ins>
          </w:p>
          <w:p w14:paraId="6B44DBB7" w14:textId="77777777" w:rsidR="00EC6D48" w:rsidRDefault="00EC6D48" w:rsidP="00356C9B">
            <w:pPr>
              <w:jc w:val="center"/>
              <w:rPr>
                <w:ins w:id="243" w:author="Zach Ahrak" w:date="2024-10-10T15:14:00Z" w16du:dateUtc="2024-10-10T12:14:00Z"/>
              </w:rPr>
            </w:pPr>
          </w:p>
          <w:p w14:paraId="752AA1BD" w14:textId="3C3CE630" w:rsidR="00EC6D48" w:rsidRDefault="00EC6D48" w:rsidP="00EC6D48">
            <w:pPr>
              <w:pStyle w:val="NormalWeb"/>
              <w:jc w:val="both"/>
              <w:rPr>
                <w:ins w:id="244" w:author="Zach Ahrak" w:date="2024-10-10T15:14:00Z" w16du:dateUtc="2024-10-10T12:14:00Z"/>
              </w:rPr>
            </w:pPr>
            <w:ins w:id="245" w:author="Zach Ahrak" w:date="2024-10-10T15:14:00Z" w16du:dateUtc="2024-10-10T12:14:00Z">
              <w:r>
                <w:t xml:space="preserve">In addition </w:t>
              </w:r>
              <w:r>
                <w:t>The Coralogix AI tools is turned off by default. The control is in users hands. users are granted the discretion to activate the Coralogix AI tool or decline participation. Should a user admin choose to opt in, this will encompass all team members. The user admin retains the right to opt in at their convenience via the settings at any time.</w:t>
              </w:r>
              <w:r>
                <w:t xml:space="preserve"> For more information please follow this link: </w:t>
              </w:r>
              <w:r>
                <w:fldChar w:fldCharType="begin"/>
              </w:r>
              <w:r>
                <w:instrText>HYPERLINK "</w:instrText>
              </w:r>
              <w:r w:rsidRPr="00EC6D48">
                <w:instrText>https://coralogix.com/wp-content/uploads/2024/08/AI-Tools-Acceptable-Use-Policy-v5-20.8.24.pdf</w:instrText>
              </w:r>
              <w:r>
                <w:instrText>"</w:instrText>
              </w:r>
              <w:r>
                <w:fldChar w:fldCharType="separate"/>
              </w:r>
              <w:r w:rsidRPr="00FC7A7B">
                <w:rPr>
                  <w:rStyle w:val="Hyperlink"/>
                </w:rPr>
                <w:t>https://coralogix.com/wp-content/uploads/2024/08/AI-Tools-Acceptable-Use-Policy-v5-20.8.24.pdf</w:t>
              </w:r>
              <w:r>
                <w:fldChar w:fldCharType="end"/>
              </w:r>
            </w:ins>
          </w:p>
          <w:p w14:paraId="5AFDE90D" w14:textId="77777777" w:rsidR="00EC6D48" w:rsidRPr="003E0571" w:rsidRDefault="00EC6D48" w:rsidP="00EC6D48">
            <w:pPr>
              <w:pStyle w:val="NormalWeb"/>
              <w:jc w:val="both"/>
              <w:rPr>
                <w:ins w:id="246" w:author="Zach Ahrak" w:date="2024-10-10T15:14:00Z" w16du:dateUtc="2024-10-10T12:14:00Z"/>
              </w:rPr>
            </w:pPr>
          </w:p>
          <w:p w14:paraId="441E05F7" w14:textId="7F8BB39C" w:rsidR="00EC6D48" w:rsidRDefault="00EC6D48" w:rsidP="00356C9B">
            <w:pPr>
              <w:jc w:val="center"/>
            </w:pPr>
          </w:p>
        </w:tc>
      </w:tr>
      <w:tr w:rsidR="006D107B" w14:paraId="07D0595F" w14:textId="77777777" w:rsidTr="00086353">
        <w:trPr>
          <w:trHeight w:val="1487"/>
        </w:trPr>
        <w:tc>
          <w:tcPr>
            <w:tcW w:w="6295" w:type="dxa"/>
          </w:tcPr>
          <w:p w14:paraId="05032395" w14:textId="66EA6B0C" w:rsidR="006D107B" w:rsidRDefault="006D107B" w:rsidP="00DB175F">
            <w:pPr>
              <w:pStyle w:val="ListParagraph"/>
              <w:numPr>
                <w:ilvl w:val="0"/>
                <w:numId w:val="1"/>
              </w:numPr>
            </w:pPr>
            <w:r>
              <w:lastRenderedPageBreak/>
              <w:t>To the extent that Vendor uses any personal data for</w:t>
            </w:r>
            <w:r w:rsidR="002B36FF">
              <w:t xml:space="preserve"> AI prompts or algorithmic training</w:t>
            </w:r>
            <w:r>
              <w:t xml:space="preserve">, </w:t>
            </w:r>
            <w:r w:rsidR="002B36FF">
              <w:t xml:space="preserve">does an individual </w:t>
            </w:r>
            <w:proofErr w:type="gramStart"/>
            <w:r w:rsidR="002B36FF">
              <w:t>have the ability to</w:t>
            </w:r>
            <w:proofErr w:type="gramEnd"/>
            <w:r w:rsidR="002B36FF">
              <w:t xml:space="preserve"> opt out</w:t>
            </w:r>
            <w:r w:rsidR="00084365">
              <w:t xml:space="preserve"> or have his/her information deleted with respect to any automated decision making or </w:t>
            </w:r>
            <w:r w:rsidR="005F5C1F">
              <w:t xml:space="preserve">model </w:t>
            </w:r>
            <w:r w:rsidR="00084365">
              <w:t xml:space="preserve">training? </w:t>
            </w:r>
            <w:r w:rsidR="00380369">
              <w:t xml:space="preserve">Please explain. </w:t>
            </w:r>
          </w:p>
        </w:tc>
        <w:tc>
          <w:tcPr>
            <w:tcW w:w="6570" w:type="dxa"/>
          </w:tcPr>
          <w:p w14:paraId="6A019009" w14:textId="77777777" w:rsidR="00DD0BA7" w:rsidRDefault="00DD0BA7" w:rsidP="00DD0BA7">
            <w:pPr>
              <w:pStyle w:val="NormalWeb"/>
              <w:rPr>
                <w:ins w:id="247" w:author="Zach Ahrak" w:date="2024-10-09T14:37:00Z" w16du:dateUtc="2024-10-09T11:37:00Z"/>
              </w:rPr>
            </w:pPr>
            <w:ins w:id="248" w:author="Zach Ahrak" w:date="2024-10-09T14:37:00Z" w16du:dateUtc="2024-10-09T11:37:00Z">
              <w:r>
                <w:rPr>
                  <w:rStyle w:val="Strong"/>
                </w:rPr>
                <w:t>Coralogix</w:t>
              </w:r>
              <w:r>
                <w:t xml:space="preserve"> does not use personal data for AI prompts or algorithmic training. Therefore, there is no need for individuals to opt out or request deletion of personal data concerning automated decision-making or model training. If Coralogix were to process personal data in this way, it would ensure full compliance with data protection laws like </w:t>
              </w:r>
              <w:r>
                <w:rPr>
                  <w:rStyle w:val="Strong"/>
                </w:rPr>
                <w:t>GDPR</w:t>
              </w:r>
              <w:r>
                <w:t>, which includes options for individuals to opt out and request data deletion, and would notify users accordingly.</w:t>
              </w:r>
            </w:ins>
          </w:p>
          <w:p w14:paraId="6478C2A6" w14:textId="77777777" w:rsidR="006D107B" w:rsidRDefault="006D107B" w:rsidP="00356C9B">
            <w:pPr>
              <w:jc w:val="center"/>
            </w:pPr>
          </w:p>
        </w:tc>
      </w:tr>
      <w:tr w:rsidR="00380369" w14:paraId="74FE9CC9" w14:textId="77777777" w:rsidTr="00EB3783">
        <w:tc>
          <w:tcPr>
            <w:tcW w:w="6295" w:type="dxa"/>
          </w:tcPr>
          <w:p w14:paraId="722DE07B" w14:textId="77777777" w:rsidR="00B04315" w:rsidRDefault="00380369" w:rsidP="00380369">
            <w:pPr>
              <w:pStyle w:val="ListParagraph"/>
              <w:numPr>
                <w:ilvl w:val="0"/>
                <w:numId w:val="1"/>
              </w:numPr>
            </w:pPr>
            <w:r>
              <w:t xml:space="preserve">If any of the AI systems identified in this questionnaire are generative AI systems, for each generative AI system please describe: </w:t>
            </w:r>
          </w:p>
          <w:p w14:paraId="6BB7DDC6" w14:textId="77777777" w:rsidR="00B04315" w:rsidRDefault="00380369" w:rsidP="00B04315">
            <w:pPr>
              <w:pStyle w:val="ListParagraph"/>
              <w:numPr>
                <w:ilvl w:val="0"/>
                <w:numId w:val="6"/>
              </w:numPr>
            </w:pPr>
            <w:r>
              <w:t xml:space="preserve">the types of content that the AI system can be used to </w:t>
            </w:r>
            <w:proofErr w:type="gramStart"/>
            <w:r>
              <w:t>generate;</w:t>
            </w:r>
            <w:proofErr w:type="gramEnd"/>
            <w:r>
              <w:t xml:space="preserve"> </w:t>
            </w:r>
          </w:p>
          <w:p w14:paraId="5A218176" w14:textId="77777777" w:rsidR="00B04315" w:rsidRDefault="00380369" w:rsidP="00B04315">
            <w:pPr>
              <w:pStyle w:val="ListParagraph"/>
              <w:numPr>
                <w:ilvl w:val="0"/>
                <w:numId w:val="6"/>
              </w:numPr>
            </w:pPr>
            <w:r>
              <w:lastRenderedPageBreak/>
              <w:t xml:space="preserve">any steps that Vendor takes to prevent the AI system from generating unlawful content, or content that infringes the rights of third parties; and </w:t>
            </w:r>
          </w:p>
          <w:p w14:paraId="297C0F0C" w14:textId="15EDAD64" w:rsidR="00380369" w:rsidRDefault="00380369" w:rsidP="00086353">
            <w:pPr>
              <w:pStyle w:val="ListParagraph"/>
              <w:numPr>
                <w:ilvl w:val="0"/>
                <w:numId w:val="6"/>
              </w:numPr>
            </w:pPr>
            <w:r>
              <w:t>any steps that Vendor takes to disclose that content generated by the AI system has been artificially generated.</w:t>
            </w:r>
          </w:p>
        </w:tc>
        <w:tc>
          <w:tcPr>
            <w:tcW w:w="6570" w:type="dxa"/>
          </w:tcPr>
          <w:p w14:paraId="5F0C856E" w14:textId="77777777" w:rsidR="00DD0BA7" w:rsidRDefault="00DD0BA7" w:rsidP="00DD0BA7">
            <w:pPr>
              <w:pStyle w:val="NormalWeb"/>
              <w:rPr>
                <w:ins w:id="249" w:author="Zach Ahrak" w:date="2024-10-09T14:37:00Z" w16du:dateUtc="2024-10-09T11:37:00Z"/>
              </w:rPr>
            </w:pPr>
            <w:ins w:id="250" w:author="Zach Ahrak" w:date="2024-10-09T14:37:00Z" w16du:dateUtc="2024-10-09T11:37:00Z">
              <w:r>
                <w:rPr>
                  <w:rStyle w:val="Strong"/>
                </w:rPr>
                <w:lastRenderedPageBreak/>
                <w:t>i. Types of Content Generated</w:t>
              </w:r>
              <w:r>
                <w:t xml:space="preserve">: The </w:t>
              </w:r>
              <w:r>
                <w:rPr>
                  <w:rStyle w:val="Strong"/>
                </w:rPr>
                <w:t>AI Query Assistant</w:t>
              </w:r>
              <w:r>
                <w:t xml:space="preserve"> generates </w:t>
              </w:r>
              <w:r>
                <w:rPr>
                  <w:rStyle w:val="Strong"/>
                </w:rPr>
                <w:t>DataPrime queries</w:t>
              </w:r>
              <w:r>
                <w:t xml:space="preserve"> based on user inputs in natural language. It does not generate other forms of content beyond query generation.</w:t>
              </w:r>
            </w:ins>
          </w:p>
          <w:p w14:paraId="7E67B662" w14:textId="77777777" w:rsidR="00DD0BA7" w:rsidRDefault="00DD0BA7" w:rsidP="00DD0BA7">
            <w:pPr>
              <w:pStyle w:val="NormalWeb"/>
              <w:rPr>
                <w:ins w:id="251" w:author="Zach Ahrak" w:date="2024-10-09T14:37:00Z" w16du:dateUtc="2024-10-09T11:37:00Z"/>
              </w:rPr>
            </w:pPr>
            <w:ins w:id="252" w:author="Zach Ahrak" w:date="2024-10-09T14:37:00Z" w16du:dateUtc="2024-10-09T11:37:00Z">
              <w:r>
                <w:rPr>
                  <w:rStyle w:val="Strong"/>
                </w:rPr>
                <w:lastRenderedPageBreak/>
                <w:t>ii. Preventing Unlawful Content</w:t>
              </w:r>
              <w:r>
                <w:t>: Coralogix uses internal mechanisms, including validation checks, to prevent the generation of invalid or unlawful content. Any unrelated or harmful content is automatically rejected.</w:t>
              </w:r>
            </w:ins>
          </w:p>
          <w:p w14:paraId="6BCCBD3E" w14:textId="77777777" w:rsidR="00DD0BA7" w:rsidRDefault="00DD0BA7" w:rsidP="00DD0BA7">
            <w:pPr>
              <w:pStyle w:val="NormalWeb"/>
              <w:rPr>
                <w:ins w:id="253" w:author="Zach Ahrak" w:date="2024-10-09T14:37:00Z" w16du:dateUtc="2024-10-09T11:37:00Z"/>
              </w:rPr>
            </w:pPr>
            <w:ins w:id="254" w:author="Zach Ahrak" w:date="2024-10-09T14:37:00Z" w16du:dateUtc="2024-10-09T11:37:00Z">
              <w:r>
                <w:rPr>
                  <w:rStyle w:val="Strong"/>
                </w:rPr>
                <w:t>iii. Disclosure of AI-Generated Content</w:t>
              </w:r>
              <w:r>
                <w:t>: The AI Query Assistant’s generated queries are transparently identified as system outputs, but specific disclosures are not required for query generation.</w:t>
              </w:r>
            </w:ins>
          </w:p>
          <w:p w14:paraId="175A0F03" w14:textId="77777777" w:rsidR="00380369" w:rsidRPr="00733D85" w:rsidRDefault="00380369" w:rsidP="00733D85">
            <w:pPr>
              <w:bidi/>
              <w:jc w:val="center"/>
              <w:rPr>
                <w:rFonts w:hint="cs"/>
                <w:rtl/>
                <w:lang w:val="en-US"/>
                <w:rPrChange w:id="255" w:author="Zach Ahrak" w:date="2024-10-09T14:57:00Z" w16du:dateUtc="2024-10-09T11:57:00Z">
                  <w:rPr>
                    <w:rFonts w:hint="cs"/>
                    <w:rtl/>
                  </w:rPr>
                </w:rPrChange>
              </w:rPr>
              <w:pPrChange w:id="256" w:author="Zach Ahrak" w:date="2024-10-10T09:39:00Z" w16du:dateUtc="2024-10-10T06:39:00Z">
                <w:pPr>
                  <w:jc w:val="center"/>
                </w:pPr>
              </w:pPrChange>
            </w:pPr>
          </w:p>
        </w:tc>
      </w:tr>
    </w:tbl>
    <w:p w14:paraId="6830A86D" w14:textId="77777777" w:rsidR="00FB1BFA" w:rsidRPr="00356C9B" w:rsidRDefault="00FB1BFA" w:rsidP="00356C9B">
      <w:pPr>
        <w:jc w:val="center"/>
      </w:pP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2923"/>
        <w:gridCol w:w="2908"/>
        <w:gridCol w:w="2909"/>
        <w:gridCol w:w="2924"/>
      </w:tblGrid>
      <w:tr w:rsidR="00356C9B" w:rsidRPr="00356C9B" w14:paraId="600A3B79" w14:textId="77777777" w:rsidTr="005D6D13">
        <w:trPr>
          <w:tblCellSpacing w:w="15" w:type="dxa"/>
        </w:trPr>
        <w:tc>
          <w:tcPr>
            <w:tcW w:w="0" w:type="auto"/>
          </w:tcPr>
          <w:p w14:paraId="75C1DA1A" w14:textId="5F291A13" w:rsidR="00356C9B" w:rsidRPr="00356C9B" w:rsidRDefault="00356C9B" w:rsidP="00356C9B"/>
        </w:tc>
        <w:tc>
          <w:tcPr>
            <w:tcW w:w="0" w:type="auto"/>
          </w:tcPr>
          <w:p w14:paraId="28D905D1" w14:textId="063FF866" w:rsidR="00356C9B" w:rsidRPr="00356C9B" w:rsidRDefault="00356C9B" w:rsidP="00356C9B"/>
        </w:tc>
        <w:tc>
          <w:tcPr>
            <w:tcW w:w="0" w:type="auto"/>
          </w:tcPr>
          <w:p w14:paraId="28C0EBD5" w14:textId="41160EBB" w:rsidR="00356C9B" w:rsidRPr="00356C9B" w:rsidRDefault="00356C9B" w:rsidP="00356C9B"/>
        </w:tc>
        <w:tc>
          <w:tcPr>
            <w:tcW w:w="0" w:type="auto"/>
          </w:tcPr>
          <w:p w14:paraId="0C241A1B" w14:textId="0973F8A2" w:rsidR="00356C9B" w:rsidRPr="00356C9B" w:rsidRDefault="00356C9B" w:rsidP="00356C9B"/>
        </w:tc>
      </w:tr>
    </w:tbl>
    <w:p w14:paraId="5CF766EA" w14:textId="77777777" w:rsidR="002633EA" w:rsidRDefault="002633EA"/>
    <w:sectPr w:rsidR="002633EA" w:rsidSect="00356C9B">
      <w:headerReference w:type="even" r:id="rId9"/>
      <w:headerReference w:type="default" r:id="rId10"/>
      <w:footerReference w:type="even" r:id="rId11"/>
      <w:footerReference w:type="default" r:id="rId12"/>
      <w:headerReference w:type="first" r:id="rId13"/>
      <w:footerReference w:type="first" r:id="rId1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E972F1" w14:textId="77777777" w:rsidR="00194557" w:rsidRDefault="00194557" w:rsidP="00CE4115">
      <w:r>
        <w:separator/>
      </w:r>
    </w:p>
  </w:endnote>
  <w:endnote w:type="continuationSeparator" w:id="0">
    <w:p w14:paraId="51351450" w14:textId="77777777" w:rsidR="00194557" w:rsidRDefault="00194557" w:rsidP="00CE4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unito Sans">
    <w:panose1 w:val="00000000000000000000"/>
    <w:charset w:val="4D"/>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AA57C" w14:textId="77777777" w:rsidR="00CE4115" w:rsidRDefault="00CE4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89948" w14:textId="77777777" w:rsidR="00CE4115" w:rsidRDefault="00CE41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6CCA4" w14:textId="77777777" w:rsidR="00CE4115" w:rsidRDefault="00CE4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94AE3" w14:textId="77777777" w:rsidR="00194557" w:rsidRDefault="00194557" w:rsidP="00CE4115">
      <w:r>
        <w:separator/>
      </w:r>
    </w:p>
  </w:footnote>
  <w:footnote w:type="continuationSeparator" w:id="0">
    <w:p w14:paraId="20F9475F" w14:textId="77777777" w:rsidR="00194557" w:rsidRDefault="00194557" w:rsidP="00CE4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92FFF" w14:textId="77777777" w:rsidR="00CE4115" w:rsidRDefault="00CE4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A75C7" w14:textId="77777777" w:rsidR="00CE4115" w:rsidRDefault="00CE41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D0E75" w14:textId="77777777" w:rsidR="00CE4115" w:rsidRDefault="00CE4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49EE"/>
    <w:multiLevelType w:val="hybridMultilevel"/>
    <w:tmpl w:val="419C9214"/>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4D974E2"/>
    <w:multiLevelType w:val="hybridMultilevel"/>
    <w:tmpl w:val="5C266FB4"/>
    <w:lvl w:ilvl="0" w:tplc="0409000F">
      <w:start w:val="1"/>
      <w:numFmt w:val="decimal"/>
      <w:lvlText w:val="%1."/>
      <w:lvlJc w:val="left"/>
      <w:pPr>
        <w:ind w:left="1069" w:hanging="360"/>
      </w:pPr>
      <w:rPr>
        <w:rFonts w:hint="default"/>
      </w:rPr>
    </w:lvl>
    <w:lvl w:ilvl="1" w:tplc="EA0679C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903B0"/>
    <w:multiLevelType w:val="hybridMultilevel"/>
    <w:tmpl w:val="419C9214"/>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43780A4"/>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9D17181"/>
    <w:multiLevelType w:val="hybridMultilevel"/>
    <w:tmpl w:val="B53E9D06"/>
    <w:lvl w:ilvl="0" w:tplc="B7F607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93691F"/>
    <w:multiLevelType w:val="hybridMultilevel"/>
    <w:tmpl w:val="419C9214"/>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5A832AB8"/>
    <w:multiLevelType w:val="hybridMultilevel"/>
    <w:tmpl w:val="419C9214"/>
    <w:lvl w:ilvl="0" w:tplc="08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ACA310F"/>
    <w:multiLevelType w:val="multilevel"/>
    <w:tmpl w:val="B5F4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0101703">
    <w:abstractNumId w:val="1"/>
  </w:num>
  <w:num w:numId="2" w16cid:durableId="1983460689">
    <w:abstractNumId w:val="3"/>
  </w:num>
  <w:num w:numId="3" w16cid:durableId="585310775">
    <w:abstractNumId w:val="6"/>
  </w:num>
  <w:num w:numId="4" w16cid:durableId="340358549">
    <w:abstractNumId w:val="2"/>
  </w:num>
  <w:num w:numId="5" w16cid:durableId="18625270">
    <w:abstractNumId w:val="0"/>
  </w:num>
  <w:num w:numId="6" w16cid:durableId="147015507">
    <w:abstractNumId w:val="5"/>
  </w:num>
  <w:num w:numId="7" w16cid:durableId="1282540474">
    <w:abstractNumId w:val="7"/>
  </w:num>
  <w:num w:numId="8" w16cid:durableId="1359428300">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Zach Ahrak">
    <w15:presenceInfo w15:providerId="AD" w15:userId="S::zach.ahrak@coralogix.com::2c579b6f-eb5c-4902-be4e-79cdc7025a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SAuthorLogon" w:val="AO7"/>
    <w:docVar w:name="FSAuthorName" w:val="Andrea Ortega"/>
    <w:docVar w:name="FSClientName" w:val="Nutanix Inc."/>
    <w:docVar w:name="FSClientNumber" w:val="US01-2000022"/>
    <w:docVar w:name="FSDocClass" w:val="DOC"/>
    <w:docVar w:name="FSDocNumber" w:val="115499537"/>
    <w:docVar w:name="FSDocVersion" w:val="2"/>
    <w:docVar w:name="FSMatterDesc" w:val="EU issues and GDPR (nutanix-8152607)"/>
    <w:docVar w:name="FSMatterNumber" w:val="00001"/>
    <w:docVar w:name="FSTypist" w:val="AO7"/>
    <w:docVar w:name="FSTypistLogon" w:val="AO7"/>
    <w:docVar w:name="FSTypistName" w:val="Andrea Ortega"/>
  </w:docVars>
  <w:rsids>
    <w:rsidRoot w:val="00356C9B"/>
    <w:rsid w:val="00084365"/>
    <w:rsid w:val="00086353"/>
    <w:rsid w:val="000C5FF2"/>
    <w:rsid w:val="00102E2E"/>
    <w:rsid w:val="001041FF"/>
    <w:rsid w:val="001225B4"/>
    <w:rsid w:val="001278AA"/>
    <w:rsid w:val="0013710D"/>
    <w:rsid w:val="0018483D"/>
    <w:rsid w:val="00194557"/>
    <w:rsid w:val="001B5073"/>
    <w:rsid w:val="001C3CFF"/>
    <w:rsid w:val="001F18F3"/>
    <w:rsid w:val="00252C6E"/>
    <w:rsid w:val="002633EA"/>
    <w:rsid w:val="002A2CEF"/>
    <w:rsid w:val="002B2493"/>
    <w:rsid w:val="002B36FF"/>
    <w:rsid w:val="002E28DE"/>
    <w:rsid w:val="002F4B68"/>
    <w:rsid w:val="00356C9B"/>
    <w:rsid w:val="00376A98"/>
    <w:rsid w:val="00380369"/>
    <w:rsid w:val="00387609"/>
    <w:rsid w:val="003A1986"/>
    <w:rsid w:val="003A5FDB"/>
    <w:rsid w:val="003B6817"/>
    <w:rsid w:val="003E0571"/>
    <w:rsid w:val="00400953"/>
    <w:rsid w:val="00414352"/>
    <w:rsid w:val="00426ED9"/>
    <w:rsid w:val="00443B33"/>
    <w:rsid w:val="004972D0"/>
    <w:rsid w:val="004B12D4"/>
    <w:rsid w:val="004B676D"/>
    <w:rsid w:val="004D69E1"/>
    <w:rsid w:val="0058200B"/>
    <w:rsid w:val="005863F8"/>
    <w:rsid w:val="005D451F"/>
    <w:rsid w:val="005D6D13"/>
    <w:rsid w:val="005F38A5"/>
    <w:rsid w:val="005F50AA"/>
    <w:rsid w:val="005F5C1F"/>
    <w:rsid w:val="00614897"/>
    <w:rsid w:val="00670455"/>
    <w:rsid w:val="00683001"/>
    <w:rsid w:val="006D107B"/>
    <w:rsid w:val="006E3FD1"/>
    <w:rsid w:val="00733D85"/>
    <w:rsid w:val="00742E08"/>
    <w:rsid w:val="00742E68"/>
    <w:rsid w:val="00745184"/>
    <w:rsid w:val="00773C31"/>
    <w:rsid w:val="0077762B"/>
    <w:rsid w:val="0079687B"/>
    <w:rsid w:val="007A1512"/>
    <w:rsid w:val="007A53BB"/>
    <w:rsid w:val="007A571A"/>
    <w:rsid w:val="007A7904"/>
    <w:rsid w:val="007B0B01"/>
    <w:rsid w:val="007D0D81"/>
    <w:rsid w:val="008420C4"/>
    <w:rsid w:val="0084503F"/>
    <w:rsid w:val="008630BE"/>
    <w:rsid w:val="008C6105"/>
    <w:rsid w:val="00914905"/>
    <w:rsid w:val="00920054"/>
    <w:rsid w:val="00942459"/>
    <w:rsid w:val="00942C3A"/>
    <w:rsid w:val="009440D6"/>
    <w:rsid w:val="00951A42"/>
    <w:rsid w:val="00953018"/>
    <w:rsid w:val="009705B4"/>
    <w:rsid w:val="0099284B"/>
    <w:rsid w:val="0099503E"/>
    <w:rsid w:val="009A3884"/>
    <w:rsid w:val="009C1223"/>
    <w:rsid w:val="00A10517"/>
    <w:rsid w:val="00A31500"/>
    <w:rsid w:val="00A33E6D"/>
    <w:rsid w:val="00A5734D"/>
    <w:rsid w:val="00A60DE7"/>
    <w:rsid w:val="00AD6D15"/>
    <w:rsid w:val="00B04315"/>
    <w:rsid w:val="00BA0BD3"/>
    <w:rsid w:val="00BD3DAC"/>
    <w:rsid w:val="00BE732F"/>
    <w:rsid w:val="00C33C7D"/>
    <w:rsid w:val="00C42303"/>
    <w:rsid w:val="00C47056"/>
    <w:rsid w:val="00C56DE7"/>
    <w:rsid w:val="00CA3B55"/>
    <w:rsid w:val="00CD3D84"/>
    <w:rsid w:val="00CE4115"/>
    <w:rsid w:val="00D170E9"/>
    <w:rsid w:val="00D30CFD"/>
    <w:rsid w:val="00D511ED"/>
    <w:rsid w:val="00D55D1E"/>
    <w:rsid w:val="00D94EA4"/>
    <w:rsid w:val="00D95C2D"/>
    <w:rsid w:val="00DB175F"/>
    <w:rsid w:val="00DC6FDC"/>
    <w:rsid w:val="00DD0BA7"/>
    <w:rsid w:val="00DD25B6"/>
    <w:rsid w:val="00DE2055"/>
    <w:rsid w:val="00E01DC1"/>
    <w:rsid w:val="00E13864"/>
    <w:rsid w:val="00E239A0"/>
    <w:rsid w:val="00E23FC9"/>
    <w:rsid w:val="00E310D5"/>
    <w:rsid w:val="00E56DA8"/>
    <w:rsid w:val="00E668BC"/>
    <w:rsid w:val="00E90A32"/>
    <w:rsid w:val="00E94FC0"/>
    <w:rsid w:val="00EA5935"/>
    <w:rsid w:val="00EB3783"/>
    <w:rsid w:val="00EC6D48"/>
    <w:rsid w:val="00EE37FC"/>
    <w:rsid w:val="00EF1D0D"/>
    <w:rsid w:val="00F07770"/>
    <w:rsid w:val="00F97740"/>
    <w:rsid w:val="00FA6C1F"/>
    <w:rsid w:val="00FB1BFA"/>
    <w:rsid w:val="00FC0383"/>
    <w:rsid w:val="00FE43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74B6"/>
  <w15:chartTrackingRefBased/>
  <w15:docId w15:val="{4CDAAD3D-F113-41CC-BBA3-1DC5B4743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571"/>
    <w:pPr>
      <w:spacing w:after="0" w:line="240" w:lineRule="auto"/>
    </w:pPr>
    <w:rPr>
      <w:rFonts w:ascii="Times New Roman" w:eastAsia="Times New Roman" w:hAnsi="Times New Roman" w:cs="Times New Roman"/>
      <w:sz w:val="24"/>
      <w:szCs w:val="24"/>
      <w:lang w:val="en-IL"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1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70E9"/>
    <w:pPr>
      <w:ind w:left="720"/>
      <w:contextualSpacing/>
    </w:pPr>
  </w:style>
  <w:style w:type="paragraph" w:styleId="Header">
    <w:name w:val="header"/>
    <w:basedOn w:val="Normal"/>
    <w:link w:val="HeaderChar"/>
    <w:uiPriority w:val="99"/>
    <w:unhideWhenUsed/>
    <w:rsid w:val="00CE4115"/>
    <w:pPr>
      <w:tabs>
        <w:tab w:val="center" w:pos="4680"/>
        <w:tab w:val="right" w:pos="9360"/>
      </w:tabs>
    </w:pPr>
  </w:style>
  <w:style w:type="character" w:customStyle="1" w:styleId="HeaderChar">
    <w:name w:val="Header Char"/>
    <w:basedOn w:val="DefaultParagraphFont"/>
    <w:link w:val="Header"/>
    <w:uiPriority w:val="99"/>
    <w:rsid w:val="00CE4115"/>
  </w:style>
  <w:style w:type="paragraph" w:styleId="Footer">
    <w:name w:val="footer"/>
    <w:basedOn w:val="Normal"/>
    <w:link w:val="FooterChar"/>
    <w:uiPriority w:val="99"/>
    <w:unhideWhenUsed/>
    <w:rsid w:val="00CE4115"/>
    <w:pPr>
      <w:tabs>
        <w:tab w:val="center" w:pos="4680"/>
        <w:tab w:val="right" w:pos="9360"/>
      </w:tabs>
    </w:pPr>
  </w:style>
  <w:style w:type="character" w:customStyle="1" w:styleId="FooterChar">
    <w:name w:val="Footer Char"/>
    <w:basedOn w:val="DefaultParagraphFont"/>
    <w:link w:val="Footer"/>
    <w:uiPriority w:val="99"/>
    <w:rsid w:val="00CE4115"/>
  </w:style>
  <w:style w:type="paragraph" w:styleId="Revision">
    <w:name w:val="Revision"/>
    <w:hidden/>
    <w:uiPriority w:val="99"/>
    <w:semiHidden/>
    <w:rsid w:val="00E94FC0"/>
    <w:pPr>
      <w:spacing w:after="0" w:line="240" w:lineRule="auto"/>
    </w:pPr>
  </w:style>
  <w:style w:type="paragraph" w:styleId="NormalWeb">
    <w:name w:val="Normal (Web)"/>
    <w:basedOn w:val="Normal"/>
    <w:uiPriority w:val="99"/>
    <w:unhideWhenUsed/>
    <w:rsid w:val="003E0571"/>
    <w:pPr>
      <w:spacing w:before="100" w:beforeAutospacing="1" w:after="100" w:afterAutospacing="1"/>
    </w:pPr>
  </w:style>
  <w:style w:type="character" w:styleId="Strong">
    <w:name w:val="Strong"/>
    <w:basedOn w:val="DefaultParagraphFont"/>
    <w:uiPriority w:val="22"/>
    <w:qFormat/>
    <w:rsid w:val="003E0571"/>
    <w:rPr>
      <w:b/>
      <w:bCs/>
    </w:rPr>
  </w:style>
  <w:style w:type="character" w:customStyle="1" w:styleId="whitespace-nowrap">
    <w:name w:val="whitespace-nowrap"/>
    <w:basedOn w:val="DefaultParagraphFont"/>
    <w:rsid w:val="003E0571"/>
  </w:style>
  <w:style w:type="character" w:customStyle="1" w:styleId="whitespace-normal">
    <w:name w:val="whitespace-normal"/>
    <w:basedOn w:val="DefaultParagraphFont"/>
    <w:rsid w:val="003E0571"/>
  </w:style>
  <w:style w:type="character" w:customStyle="1" w:styleId="truncate">
    <w:name w:val="truncate"/>
    <w:basedOn w:val="DefaultParagraphFont"/>
    <w:rsid w:val="003E0571"/>
  </w:style>
  <w:style w:type="character" w:styleId="Hyperlink">
    <w:name w:val="Hyperlink"/>
    <w:basedOn w:val="DefaultParagraphFont"/>
    <w:uiPriority w:val="99"/>
    <w:unhideWhenUsed/>
    <w:rsid w:val="00CA3B55"/>
    <w:rPr>
      <w:color w:val="0563C1" w:themeColor="hyperlink"/>
      <w:u w:val="single"/>
    </w:rPr>
  </w:style>
  <w:style w:type="character" w:styleId="UnresolvedMention">
    <w:name w:val="Unresolved Mention"/>
    <w:basedOn w:val="DefaultParagraphFont"/>
    <w:uiPriority w:val="99"/>
    <w:semiHidden/>
    <w:unhideWhenUsed/>
    <w:rsid w:val="00CA3B55"/>
    <w:rPr>
      <w:color w:val="605E5C"/>
      <w:shd w:val="clear" w:color="auto" w:fill="E1DFDD"/>
    </w:rPr>
  </w:style>
  <w:style w:type="character" w:styleId="FollowedHyperlink">
    <w:name w:val="FollowedHyperlink"/>
    <w:basedOn w:val="DefaultParagraphFont"/>
    <w:uiPriority w:val="99"/>
    <w:semiHidden/>
    <w:unhideWhenUsed/>
    <w:rsid w:val="00CA3B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56464">
      <w:bodyDiv w:val="1"/>
      <w:marLeft w:val="0"/>
      <w:marRight w:val="0"/>
      <w:marTop w:val="0"/>
      <w:marBottom w:val="0"/>
      <w:divBdr>
        <w:top w:val="none" w:sz="0" w:space="0" w:color="auto"/>
        <w:left w:val="none" w:sz="0" w:space="0" w:color="auto"/>
        <w:bottom w:val="none" w:sz="0" w:space="0" w:color="auto"/>
        <w:right w:val="none" w:sz="0" w:space="0" w:color="auto"/>
      </w:divBdr>
    </w:div>
    <w:div w:id="410810895">
      <w:bodyDiv w:val="1"/>
      <w:marLeft w:val="0"/>
      <w:marRight w:val="0"/>
      <w:marTop w:val="0"/>
      <w:marBottom w:val="0"/>
      <w:divBdr>
        <w:top w:val="none" w:sz="0" w:space="0" w:color="auto"/>
        <w:left w:val="none" w:sz="0" w:space="0" w:color="auto"/>
        <w:bottom w:val="none" w:sz="0" w:space="0" w:color="auto"/>
        <w:right w:val="none" w:sz="0" w:space="0" w:color="auto"/>
      </w:divBdr>
      <w:divsChild>
        <w:div w:id="792407377">
          <w:marLeft w:val="0"/>
          <w:marRight w:val="0"/>
          <w:marTop w:val="0"/>
          <w:marBottom w:val="0"/>
          <w:divBdr>
            <w:top w:val="none" w:sz="0" w:space="0" w:color="auto"/>
            <w:left w:val="none" w:sz="0" w:space="0" w:color="auto"/>
            <w:bottom w:val="none" w:sz="0" w:space="0" w:color="auto"/>
            <w:right w:val="none" w:sz="0" w:space="0" w:color="auto"/>
          </w:divBdr>
          <w:divsChild>
            <w:div w:id="647324246">
              <w:marLeft w:val="0"/>
              <w:marRight w:val="0"/>
              <w:marTop w:val="0"/>
              <w:marBottom w:val="0"/>
              <w:divBdr>
                <w:top w:val="none" w:sz="0" w:space="0" w:color="auto"/>
                <w:left w:val="none" w:sz="0" w:space="0" w:color="auto"/>
                <w:bottom w:val="none" w:sz="0" w:space="0" w:color="auto"/>
                <w:right w:val="none" w:sz="0" w:space="0" w:color="auto"/>
              </w:divBdr>
              <w:divsChild>
                <w:div w:id="712651357">
                  <w:marLeft w:val="0"/>
                  <w:marRight w:val="0"/>
                  <w:marTop w:val="0"/>
                  <w:marBottom w:val="0"/>
                  <w:divBdr>
                    <w:top w:val="none" w:sz="0" w:space="0" w:color="auto"/>
                    <w:left w:val="none" w:sz="0" w:space="0" w:color="auto"/>
                    <w:bottom w:val="none" w:sz="0" w:space="0" w:color="auto"/>
                    <w:right w:val="none" w:sz="0" w:space="0" w:color="auto"/>
                  </w:divBdr>
                  <w:divsChild>
                    <w:div w:id="424427542">
                      <w:marLeft w:val="0"/>
                      <w:marRight w:val="0"/>
                      <w:marTop w:val="0"/>
                      <w:marBottom w:val="0"/>
                      <w:divBdr>
                        <w:top w:val="none" w:sz="0" w:space="0" w:color="auto"/>
                        <w:left w:val="none" w:sz="0" w:space="0" w:color="auto"/>
                        <w:bottom w:val="none" w:sz="0" w:space="0" w:color="auto"/>
                        <w:right w:val="none" w:sz="0" w:space="0" w:color="auto"/>
                      </w:divBdr>
                      <w:divsChild>
                        <w:div w:id="658070942">
                          <w:marLeft w:val="0"/>
                          <w:marRight w:val="0"/>
                          <w:marTop w:val="0"/>
                          <w:marBottom w:val="0"/>
                          <w:divBdr>
                            <w:top w:val="none" w:sz="0" w:space="0" w:color="auto"/>
                            <w:left w:val="none" w:sz="0" w:space="0" w:color="auto"/>
                            <w:bottom w:val="none" w:sz="0" w:space="0" w:color="auto"/>
                            <w:right w:val="none" w:sz="0" w:space="0" w:color="auto"/>
                          </w:divBdr>
                          <w:divsChild>
                            <w:div w:id="1264071898">
                              <w:marLeft w:val="0"/>
                              <w:marRight w:val="0"/>
                              <w:marTop w:val="0"/>
                              <w:marBottom w:val="0"/>
                              <w:divBdr>
                                <w:top w:val="none" w:sz="0" w:space="0" w:color="auto"/>
                                <w:left w:val="none" w:sz="0" w:space="0" w:color="auto"/>
                                <w:bottom w:val="none" w:sz="0" w:space="0" w:color="auto"/>
                                <w:right w:val="none" w:sz="0" w:space="0" w:color="auto"/>
                              </w:divBdr>
                              <w:divsChild>
                                <w:div w:id="2007976620">
                                  <w:marLeft w:val="0"/>
                                  <w:marRight w:val="0"/>
                                  <w:marTop w:val="0"/>
                                  <w:marBottom w:val="0"/>
                                  <w:divBdr>
                                    <w:top w:val="none" w:sz="0" w:space="0" w:color="auto"/>
                                    <w:left w:val="none" w:sz="0" w:space="0" w:color="auto"/>
                                    <w:bottom w:val="none" w:sz="0" w:space="0" w:color="auto"/>
                                    <w:right w:val="none" w:sz="0" w:space="0" w:color="auto"/>
                                  </w:divBdr>
                                  <w:divsChild>
                                    <w:div w:id="1018237563">
                                      <w:marLeft w:val="0"/>
                                      <w:marRight w:val="0"/>
                                      <w:marTop w:val="0"/>
                                      <w:marBottom w:val="0"/>
                                      <w:divBdr>
                                        <w:top w:val="none" w:sz="0" w:space="0" w:color="auto"/>
                                        <w:left w:val="none" w:sz="0" w:space="0" w:color="auto"/>
                                        <w:bottom w:val="none" w:sz="0" w:space="0" w:color="auto"/>
                                        <w:right w:val="none" w:sz="0" w:space="0" w:color="auto"/>
                                      </w:divBdr>
                                      <w:divsChild>
                                        <w:div w:id="1533883898">
                                          <w:marLeft w:val="0"/>
                                          <w:marRight w:val="0"/>
                                          <w:marTop w:val="0"/>
                                          <w:marBottom w:val="0"/>
                                          <w:divBdr>
                                            <w:top w:val="none" w:sz="0" w:space="0" w:color="auto"/>
                                            <w:left w:val="none" w:sz="0" w:space="0" w:color="auto"/>
                                            <w:bottom w:val="none" w:sz="0" w:space="0" w:color="auto"/>
                                            <w:right w:val="none" w:sz="0" w:space="0" w:color="auto"/>
                                          </w:divBdr>
                                          <w:divsChild>
                                            <w:div w:id="400324892">
                                              <w:marLeft w:val="0"/>
                                              <w:marRight w:val="0"/>
                                              <w:marTop w:val="0"/>
                                              <w:marBottom w:val="0"/>
                                              <w:divBdr>
                                                <w:top w:val="none" w:sz="0" w:space="0" w:color="auto"/>
                                                <w:left w:val="none" w:sz="0" w:space="0" w:color="auto"/>
                                                <w:bottom w:val="none" w:sz="0" w:space="0" w:color="auto"/>
                                                <w:right w:val="none" w:sz="0" w:space="0" w:color="auto"/>
                                              </w:divBdr>
                                              <w:divsChild>
                                                <w:div w:id="872697372">
                                                  <w:marLeft w:val="0"/>
                                                  <w:marRight w:val="0"/>
                                                  <w:marTop w:val="0"/>
                                                  <w:marBottom w:val="0"/>
                                                  <w:divBdr>
                                                    <w:top w:val="none" w:sz="0" w:space="0" w:color="auto"/>
                                                    <w:left w:val="none" w:sz="0" w:space="0" w:color="auto"/>
                                                    <w:bottom w:val="none" w:sz="0" w:space="0" w:color="auto"/>
                                                    <w:right w:val="none" w:sz="0" w:space="0" w:color="auto"/>
                                                  </w:divBdr>
                                                  <w:divsChild>
                                                    <w:div w:id="464153742">
                                                      <w:marLeft w:val="0"/>
                                                      <w:marRight w:val="0"/>
                                                      <w:marTop w:val="0"/>
                                                      <w:marBottom w:val="0"/>
                                                      <w:divBdr>
                                                        <w:top w:val="none" w:sz="0" w:space="0" w:color="auto"/>
                                                        <w:left w:val="none" w:sz="0" w:space="0" w:color="auto"/>
                                                        <w:bottom w:val="none" w:sz="0" w:space="0" w:color="auto"/>
                                                        <w:right w:val="none" w:sz="0" w:space="0" w:color="auto"/>
                                                      </w:divBdr>
                                                      <w:divsChild>
                                                        <w:div w:id="10287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697471">
      <w:bodyDiv w:val="1"/>
      <w:marLeft w:val="0"/>
      <w:marRight w:val="0"/>
      <w:marTop w:val="0"/>
      <w:marBottom w:val="0"/>
      <w:divBdr>
        <w:top w:val="none" w:sz="0" w:space="0" w:color="auto"/>
        <w:left w:val="none" w:sz="0" w:space="0" w:color="auto"/>
        <w:bottom w:val="none" w:sz="0" w:space="0" w:color="auto"/>
        <w:right w:val="none" w:sz="0" w:space="0" w:color="auto"/>
      </w:divBdr>
      <w:divsChild>
        <w:div w:id="668992449">
          <w:marLeft w:val="0"/>
          <w:marRight w:val="0"/>
          <w:marTop w:val="0"/>
          <w:marBottom w:val="0"/>
          <w:divBdr>
            <w:top w:val="none" w:sz="0" w:space="0" w:color="auto"/>
            <w:left w:val="none" w:sz="0" w:space="0" w:color="auto"/>
            <w:bottom w:val="none" w:sz="0" w:space="0" w:color="auto"/>
            <w:right w:val="none" w:sz="0" w:space="0" w:color="auto"/>
          </w:divBdr>
          <w:divsChild>
            <w:div w:id="1771005777">
              <w:marLeft w:val="0"/>
              <w:marRight w:val="0"/>
              <w:marTop w:val="0"/>
              <w:marBottom w:val="0"/>
              <w:divBdr>
                <w:top w:val="none" w:sz="0" w:space="0" w:color="auto"/>
                <w:left w:val="none" w:sz="0" w:space="0" w:color="auto"/>
                <w:bottom w:val="none" w:sz="0" w:space="0" w:color="auto"/>
                <w:right w:val="none" w:sz="0" w:space="0" w:color="auto"/>
              </w:divBdr>
              <w:divsChild>
                <w:div w:id="1592425233">
                  <w:marLeft w:val="0"/>
                  <w:marRight w:val="0"/>
                  <w:marTop w:val="0"/>
                  <w:marBottom w:val="0"/>
                  <w:divBdr>
                    <w:top w:val="none" w:sz="0" w:space="0" w:color="auto"/>
                    <w:left w:val="none" w:sz="0" w:space="0" w:color="auto"/>
                    <w:bottom w:val="none" w:sz="0" w:space="0" w:color="auto"/>
                    <w:right w:val="none" w:sz="0" w:space="0" w:color="auto"/>
                  </w:divBdr>
                  <w:divsChild>
                    <w:div w:id="1321888765">
                      <w:marLeft w:val="0"/>
                      <w:marRight w:val="0"/>
                      <w:marTop w:val="0"/>
                      <w:marBottom w:val="0"/>
                      <w:divBdr>
                        <w:top w:val="none" w:sz="0" w:space="0" w:color="auto"/>
                        <w:left w:val="none" w:sz="0" w:space="0" w:color="auto"/>
                        <w:bottom w:val="none" w:sz="0" w:space="0" w:color="auto"/>
                        <w:right w:val="none" w:sz="0" w:space="0" w:color="auto"/>
                      </w:divBdr>
                      <w:divsChild>
                        <w:div w:id="1976525439">
                          <w:marLeft w:val="0"/>
                          <w:marRight w:val="0"/>
                          <w:marTop w:val="0"/>
                          <w:marBottom w:val="0"/>
                          <w:divBdr>
                            <w:top w:val="none" w:sz="0" w:space="0" w:color="auto"/>
                            <w:left w:val="none" w:sz="0" w:space="0" w:color="auto"/>
                            <w:bottom w:val="none" w:sz="0" w:space="0" w:color="auto"/>
                            <w:right w:val="none" w:sz="0" w:space="0" w:color="auto"/>
                          </w:divBdr>
                          <w:divsChild>
                            <w:div w:id="166991129">
                              <w:marLeft w:val="0"/>
                              <w:marRight w:val="0"/>
                              <w:marTop w:val="0"/>
                              <w:marBottom w:val="0"/>
                              <w:divBdr>
                                <w:top w:val="none" w:sz="0" w:space="0" w:color="auto"/>
                                <w:left w:val="none" w:sz="0" w:space="0" w:color="auto"/>
                                <w:bottom w:val="none" w:sz="0" w:space="0" w:color="auto"/>
                                <w:right w:val="none" w:sz="0" w:space="0" w:color="auto"/>
                              </w:divBdr>
                              <w:divsChild>
                                <w:div w:id="690031323">
                                  <w:marLeft w:val="0"/>
                                  <w:marRight w:val="0"/>
                                  <w:marTop w:val="0"/>
                                  <w:marBottom w:val="0"/>
                                  <w:divBdr>
                                    <w:top w:val="none" w:sz="0" w:space="0" w:color="auto"/>
                                    <w:left w:val="none" w:sz="0" w:space="0" w:color="auto"/>
                                    <w:bottom w:val="none" w:sz="0" w:space="0" w:color="auto"/>
                                    <w:right w:val="none" w:sz="0" w:space="0" w:color="auto"/>
                                  </w:divBdr>
                                  <w:divsChild>
                                    <w:div w:id="1870868941">
                                      <w:marLeft w:val="0"/>
                                      <w:marRight w:val="0"/>
                                      <w:marTop w:val="0"/>
                                      <w:marBottom w:val="0"/>
                                      <w:divBdr>
                                        <w:top w:val="none" w:sz="0" w:space="0" w:color="auto"/>
                                        <w:left w:val="none" w:sz="0" w:space="0" w:color="auto"/>
                                        <w:bottom w:val="none" w:sz="0" w:space="0" w:color="auto"/>
                                        <w:right w:val="none" w:sz="0" w:space="0" w:color="auto"/>
                                      </w:divBdr>
                                      <w:divsChild>
                                        <w:div w:id="1224679255">
                                          <w:marLeft w:val="0"/>
                                          <w:marRight w:val="0"/>
                                          <w:marTop w:val="0"/>
                                          <w:marBottom w:val="0"/>
                                          <w:divBdr>
                                            <w:top w:val="none" w:sz="0" w:space="0" w:color="auto"/>
                                            <w:left w:val="none" w:sz="0" w:space="0" w:color="auto"/>
                                            <w:bottom w:val="none" w:sz="0" w:space="0" w:color="auto"/>
                                            <w:right w:val="none" w:sz="0" w:space="0" w:color="auto"/>
                                          </w:divBdr>
                                          <w:divsChild>
                                            <w:div w:id="893925135">
                                              <w:marLeft w:val="0"/>
                                              <w:marRight w:val="0"/>
                                              <w:marTop w:val="0"/>
                                              <w:marBottom w:val="0"/>
                                              <w:divBdr>
                                                <w:top w:val="none" w:sz="0" w:space="0" w:color="auto"/>
                                                <w:left w:val="none" w:sz="0" w:space="0" w:color="auto"/>
                                                <w:bottom w:val="none" w:sz="0" w:space="0" w:color="auto"/>
                                                <w:right w:val="none" w:sz="0" w:space="0" w:color="auto"/>
                                              </w:divBdr>
                                              <w:divsChild>
                                                <w:div w:id="1206064971">
                                                  <w:marLeft w:val="0"/>
                                                  <w:marRight w:val="0"/>
                                                  <w:marTop w:val="0"/>
                                                  <w:marBottom w:val="0"/>
                                                  <w:divBdr>
                                                    <w:top w:val="none" w:sz="0" w:space="0" w:color="auto"/>
                                                    <w:left w:val="none" w:sz="0" w:space="0" w:color="auto"/>
                                                    <w:bottom w:val="none" w:sz="0" w:space="0" w:color="auto"/>
                                                    <w:right w:val="none" w:sz="0" w:space="0" w:color="auto"/>
                                                  </w:divBdr>
                                                  <w:divsChild>
                                                    <w:div w:id="1071387274">
                                                      <w:marLeft w:val="0"/>
                                                      <w:marRight w:val="0"/>
                                                      <w:marTop w:val="0"/>
                                                      <w:marBottom w:val="0"/>
                                                      <w:divBdr>
                                                        <w:top w:val="none" w:sz="0" w:space="0" w:color="auto"/>
                                                        <w:left w:val="none" w:sz="0" w:space="0" w:color="auto"/>
                                                        <w:bottom w:val="none" w:sz="0" w:space="0" w:color="auto"/>
                                                        <w:right w:val="none" w:sz="0" w:space="0" w:color="auto"/>
                                                      </w:divBdr>
                                                      <w:divsChild>
                                                        <w:div w:id="127251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868264">
      <w:bodyDiv w:val="1"/>
      <w:marLeft w:val="0"/>
      <w:marRight w:val="0"/>
      <w:marTop w:val="0"/>
      <w:marBottom w:val="0"/>
      <w:divBdr>
        <w:top w:val="none" w:sz="0" w:space="0" w:color="auto"/>
        <w:left w:val="none" w:sz="0" w:space="0" w:color="auto"/>
        <w:bottom w:val="none" w:sz="0" w:space="0" w:color="auto"/>
        <w:right w:val="none" w:sz="0" w:space="0" w:color="auto"/>
      </w:divBdr>
      <w:divsChild>
        <w:div w:id="1360163735">
          <w:marLeft w:val="0"/>
          <w:marRight w:val="0"/>
          <w:marTop w:val="0"/>
          <w:marBottom w:val="0"/>
          <w:divBdr>
            <w:top w:val="none" w:sz="0" w:space="0" w:color="auto"/>
            <w:left w:val="none" w:sz="0" w:space="0" w:color="auto"/>
            <w:bottom w:val="none" w:sz="0" w:space="0" w:color="auto"/>
            <w:right w:val="none" w:sz="0" w:space="0" w:color="auto"/>
          </w:divBdr>
        </w:div>
      </w:divsChild>
    </w:div>
    <w:div w:id="615646309">
      <w:bodyDiv w:val="1"/>
      <w:marLeft w:val="0"/>
      <w:marRight w:val="0"/>
      <w:marTop w:val="0"/>
      <w:marBottom w:val="0"/>
      <w:divBdr>
        <w:top w:val="none" w:sz="0" w:space="0" w:color="auto"/>
        <w:left w:val="none" w:sz="0" w:space="0" w:color="auto"/>
        <w:bottom w:val="none" w:sz="0" w:space="0" w:color="auto"/>
        <w:right w:val="none" w:sz="0" w:space="0" w:color="auto"/>
      </w:divBdr>
    </w:div>
    <w:div w:id="665480813">
      <w:bodyDiv w:val="1"/>
      <w:marLeft w:val="0"/>
      <w:marRight w:val="0"/>
      <w:marTop w:val="0"/>
      <w:marBottom w:val="0"/>
      <w:divBdr>
        <w:top w:val="none" w:sz="0" w:space="0" w:color="auto"/>
        <w:left w:val="none" w:sz="0" w:space="0" w:color="auto"/>
        <w:bottom w:val="none" w:sz="0" w:space="0" w:color="auto"/>
        <w:right w:val="none" w:sz="0" w:space="0" w:color="auto"/>
      </w:divBdr>
    </w:div>
    <w:div w:id="898323259">
      <w:bodyDiv w:val="1"/>
      <w:marLeft w:val="0"/>
      <w:marRight w:val="0"/>
      <w:marTop w:val="0"/>
      <w:marBottom w:val="0"/>
      <w:divBdr>
        <w:top w:val="none" w:sz="0" w:space="0" w:color="auto"/>
        <w:left w:val="none" w:sz="0" w:space="0" w:color="auto"/>
        <w:bottom w:val="none" w:sz="0" w:space="0" w:color="auto"/>
        <w:right w:val="none" w:sz="0" w:space="0" w:color="auto"/>
      </w:divBdr>
      <w:divsChild>
        <w:div w:id="2045403464">
          <w:marLeft w:val="0"/>
          <w:marRight w:val="0"/>
          <w:marTop w:val="0"/>
          <w:marBottom w:val="0"/>
          <w:divBdr>
            <w:top w:val="none" w:sz="0" w:space="0" w:color="auto"/>
            <w:left w:val="none" w:sz="0" w:space="0" w:color="auto"/>
            <w:bottom w:val="none" w:sz="0" w:space="0" w:color="auto"/>
            <w:right w:val="none" w:sz="0" w:space="0" w:color="auto"/>
          </w:divBdr>
          <w:divsChild>
            <w:div w:id="192770963">
              <w:marLeft w:val="0"/>
              <w:marRight w:val="0"/>
              <w:marTop w:val="0"/>
              <w:marBottom w:val="0"/>
              <w:divBdr>
                <w:top w:val="none" w:sz="0" w:space="0" w:color="auto"/>
                <w:left w:val="none" w:sz="0" w:space="0" w:color="auto"/>
                <w:bottom w:val="none" w:sz="0" w:space="0" w:color="auto"/>
                <w:right w:val="none" w:sz="0" w:space="0" w:color="auto"/>
              </w:divBdr>
              <w:divsChild>
                <w:div w:id="85735098">
                  <w:marLeft w:val="0"/>
                  <w:marRight w:val="0"/>
                  <w:marTop w:val="0"/>
                  <w:marBottom w:val="0"/>
                  <w:divBdr>
                    <w:top w:val="none" w:sz="0" w:space="0" w:color="auto"/>
                    <w:left w:val="none" w:sz="0" w:space="0" w:color="auto"/>
                    <w:bottom w:val="none" w:sz="0" w:space="0" w:color="auto"/>
                    <w:right w:val="none" w:sz="0" w:space="0" w:color="auto"/>
                  </w:divBdr>
                  <w:divsChild>
                    <w:div w:id="1336424265">
                      <w:marLeft w:val="0"/>
                      <w:marRight w:val="0"/>
                      <w:marTop w:val="0"/>
                      <w:marBottom w:val="0"/>
                      <w:divBdr>
                        <w:top w:val="none" w:sz="0" w:space="0" w:color="auto"/>
                        <w:left w:val="none" w:sz="0" w:space="0" w:color="auto"/>
                        <w:bottom w:val="none" w:sz="0" w:space="0" w:color="auto"/>
                        <w:right w:val="none" w:sz="0" w:space="0" w:color="auto"/>
                      </w:divBdr>
                      <w:divsChild>
                        <w:div w:id="423038889">
                          <w:marLeft w:val="0"/>
                          <w:marRight w:val="0"/>
                          <w:marTop w:val="0"/>
                          <w:marBottom w:val="0"/>
                          <w:divBdr>
                            <w:top w:val="none" w:sz="0" w:space="0" w:color="auto"/>
                            <w:left w:val="none" w:sz="0" w:space="0" w:color="auto"/>
                            <w:bottom w:val="none" w:sz="0" w:space="0" w:color="auto"/>
                            <w:right w:val="none" w:sz="0" w:space="0" w:color="auto"/>
                          </w:divBdr>
                          <w:divsChild>
                            <w:div w:id="105270648">
                              <w:marLeft w:val="0"/>
                              <w:marRight w:val="0"/>
                              <w:marTop w:val="0"/>
                              <w:marBottom w:val="0"/>
                              <w:divBdr>
                                <w:top w:val="none" w:sz="0" w:space="0" w:color="auto"/>
                                <w:left w:val="none" w:sz="0" w:space="0" w:color="auto"/>
                                <w:bottom w:val="none" w:sz="0" w:space="0" w:color="auto"/>
                                <w:right w:val="none" w:sz="0" w:space="0" w:color="auto"/>
                              </w:divBdr>
                              <w:divsChild>
                                <w:div w:id="1758021213">
                                  <w:marLeft w:val="0"/>
                                  <w:marRight w:val="0"/>
                                  <w:marTop w:val="0"/>
                                  <w:marBottom w:val="0"/>
                                  <w:divBdr>
                                    <w:top w:val="none" w:sz="0" w:space="0" w:color="auto"/>
                                    <w:left w:val="none" w:sz="0" w:space="0" w:color="auto"/>
                                    <w:bottom w:val="none" w:sz="0" w:space="0" w:color="auto"/>
                                    <w:right w:val="none" w:sz="0" w:space="0" w:color="auto"/>
                                  </w:divBdr>
                                  <w:divsChild>
                                    <w:div w:id="328750065">
                                      <w:marLeft w:val="0"/>
                                      <w:marRight w:val="0"/>
                                      <w:marTop w:val="0"/>
                                      <w:marBottom w:val="0"/>
                                      <w:divBdr>
                                        <w:top w:val="none" w:sz="0" w:space="0" w:color="auto"/>
                                        <w:left w:val="none" w:sz="0" w:space="0" w:color="auto"/>
                                        <w:bottom w:val="none" w:sz="0" w:space="0" w:color="auto"/>
                                        <w:right w:val="none" w:sz="0" w:space="0" w:color="auto"/>
                                      </w:divBdr>
                                      <w:divsChild>
                                        <w:div w:id="153838336">
                                          <w:marLeft w:val="0"/>
                                          <w:marRight w:val="0"/>
                                          <w:marTop w:val="0"/>
                                          <w:marBottom w:val="0"/>
                                          <w:divBdr>
                                            <w:top w:val="none" w:sz="0" w:space="0" w:color="auto"/>
                                            <w:left w:val="none" w:sz="0" w:space="0" w:color="auto"/>
                                            <w:bottom w:val="none" w:sz="0" w:space="0" w:color="auto"/>
                                            <w:right w:val="none" w:sz="0" w:space="0" w:color="auto"/>
                                          </w:divBdr>
                                          <w:divsChild>
                                            <w:div w:id="1718696197">
                                              <w:marLeft w:val="0"/>
                                              <w:marRight w:val="0"/>
                                              <w:marTop w:val="0"/>
                                              <w:marBottom w:val="0"/>
                                              <w:divBdr>
                                                <w:top w:val="none" w:sz="0" w:space="0" w:color="auto"/>
                                                <w:left w:val="none" w:sz="0" w:space="0" w:color="auto"/>
                                                <w:bottom w:val="none" w:sz="0" w:space="0" w:color="auto"/>
                                                <w:right w:val="none" w:sz="0" w:space="0" w:color="auto"/>
                                              </w:divBdr>
                                              <w:divsChild>
                                                <w:div w:id="980504864">
                                                  <w:marLeft w:val="0"/>
                                                  <w:marRight w:val="0"/>
                                                  <w:marTop w:val="0"/>
                                                  <w:marBottom w:val="0"/>
                                                  <w:divBdr>
                                                    <w:top w:val="none" w:sz="0" w:space="0" w:color="auto"/>
                                                    <w:left w:val="none" w:sz="0" w:space="0" w:color="auto"/>
                                                    <w:bottom w:val="none" w:sz="0" w:space="0" w:color="auto"/>
                                                    <w:right w:val="none" w:sz="0" w:space="0" w:color="auto"/>
                                                  </w:divBdr>
                                                  <w:divsChild>
                                                    <w:div w:id="1027175300">
                                                      <w:marLeft w:val="0"/>
                                                      <w:marRight w:val="0"/>
                                                      <w:marTop w:val="0"/>
                                                      <w:marBottom w:val="0"/>
                                                      <w:divBdr>
                                                        <w:top w:val="none" w:sz="0" w:space="0" w:color="auto"/>
                                                        <w:left w:val="none" w:sz="0" w:space="0" w:color="auto"/>
                                                        <w:bottom w:val="none" w:sz="0" w:space="0" w:color="auto"/>
                                                        <w:right w:val="none" w:sz="0" w:space="0" w:color="auto"/>
                                                      </w:divBdr>
                                                      <w:divsChild>
                                                        <w:div w:id="5456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582724">
      <w:bodyDiv w:val="1"/>
      <w:marLeft w:val="0"/>
      <w:marRight w:val="0"/>
      <w:marTop w:val="0"/>
      <w:marBottom w:val="0"/>
      <w:divBdr>
        <w:top w:val="none" w:sz="0" w:space="0" w:color="auto"/>
        <w:left w:val="none" w:sz="0" w:space="0" w:color="auto"/>
        <w:bottom w:val="none" w:sz="0" w:space="0" w:color="auto"/>
        <w:right w:val="none" w:sz="0" w:space="0" w:color="auto"/>
      </w:divBdr>
      <w:divsChild>
        <w:div w:id="107435339">
          <w:marLeft w:val="0"/>
          <w:marRight w:val="0"/>
          <w:marTop w:val="0"/>
          <w:marBottom w:val="0"/>
          <w:divBdr>
            <w:top w:val="none" w:sz="0" w:space="0" w:color="auto"/>
            <w:left w:val="none" w:sz="0" w:space="0" w:color="auto"/>
            <w:bottom w:val="none" w:sz="0" w:space="0" w:color="auto"/>
            <w:right w:val="none" w:sz="0" w:space="0" w:color="auto"/>
          </w:divBdr>
          <w:divsChild>
            <w:div w:id="1432168020">
              <w:marLeft w:val="0"/>
              <w:marRight w:val="0"/>
              <w:marTop w:val="0"/>
              <w:marBottom w:val="0"/>
              <w:divBdr>
                <w:top w:val="none" w:sz="0" w:space="0" w:color="auto"/>
                <w:left w:val="none" w:sz="0" w:space="0" w:color="auto"/>
                <w:bottom w:val="none" w:sz="0" w:space="0" w:color="auto"/>
                <w:right w:val="none" w:sz="0" w:space="0" w:color="auto"/>
              </w:divBdr>
              <w:divsChild>
                <w:div w:id="797995318">
                  <w:marLeft w:val="0"/>
                  <w:marRight w:val="0"/>
                  <w:marTop w:val="0"/>
                  <w:marBottom w:val="0"/>
                  <w:divBdr>
                    <w:top w:val="none" w:sz="0" w:space="0" w:color="auto"/>
                    <w:left w:val="none" w:sz="0" w:space="0" w:color="auto"/>
                    <w:bottom w:val="none" w:sz="0" w:space="0" w:color="auto"/>
                    <w:right w:val="none" w:sz="0" w:space="0" w:color="auto"/>
                  </w:divBdr>
                  <w:divsChild>
                    <w:div w:id="162938252">
                      <w:marLeft w:val="0"/>
                      <w:marRight w:val="0"/>
                      <w:marTop w:val="0"/>
                      <w:marBottom w:val="0"/>
                      <w:divBdr>
                        <w:top w:val="none" w:sz="0" w:space="0" w:color="auto"/>
                        <w:left w:val="none" w:sz="0" w:space="0" w:color="auto"/>
                        <w:bottom w:val="none" w:sz="0" w:space="0" w:color="auto"/>
                        <w:right w:val="none" w:sz="0" w:space="0" w:color="auto"/>
                      </w:divBdr>
                      <w:divsChild>
                        <w:div w:id="1073357369">
                          <w:marLeft w:val="0"/>
                          <w:marRight w:val="0"/>
                          <w:marTop w:val="0"/>
                          <w:marBottom w:val="0"/>
                          <w:divBdr>
                            <w:top w:val="none" w:sz="0" w:space="0" w:color="auto"/>
                            <w:left w:val="none" w:sz="0" w:space="0" w:color="auto"/>
                            <w:bottom w:val="none" w:sz="0" w:space="0" w:color="auto"/>
                            <w:right w:val="none" w:sz="0" w:space="0" w:color="auto"/>
                          </w:divBdr>
                          <w:divsChild>
                            <w:div w:id="1217424680">
                              <w:marLeft w:val="0"/>
                              <w:marRight w:val="0"/>
                              <w:marTop w:val="0"/>
                              <w:marBottom w:val="0"/>
                              <w:divBdr>
                                <w:top w:val="none" w:sz="0" w:space="0" w:color="auto"/>
                                <w:left w:val="none" w:sz="0" w:space="0" w:color="auto"/>
                                <w:bottom w:val="none" w:sz="0" w:space="0" w:color="auto"/>
                                <w:right w:val="none" w:sz="0" w:space="0" w:color="auto"/>
                              </w:divBdr>
                              <w:divsChild>
                                <w:div w:id="1296914306">
                                  <w:marLeft w:val="0"/>
                                  <w:marRight w:val="0"/>
                                  <w:marTop w:val="0"/>
                                  <w:marBottom w:val="0"/>
                                  <w:divBdr>
                                    <w:top w:val="none" w:sz="0" w:space="0" w:color="auto"/>
                                    <w:left w:val="none" w:sz="0" w:space="0" w:color="auto"/>
                                    <w:bottom w:val="none" w:sz="0" w:space="0" w:color="auto"/>
                                    <w:right w:val="none" w:sz="0" w:space="0" w:color="auto"/>
                                  </w:divBdr>
                                  <w:divsChild>
                                    <w:div w:id="620577859">
                                      <w:marLeft w:val="0"/>
                                      <w:marRight w:val="0"/>
                                      <w:marTop w:val="0"/>
                                      <w:marBottom w:val="0"/>
                                      <w:divBdr>
                                        <w:top w:val="none" w:sz="0" w:space="0" w:color="auto"/>
                                        <w:left w:val="none" w:sz="0" w:space="0" w:color="auto"/>
                                        <w:bottom w:val="none" w:sz="0" w:space="0" w:color="auto"/>
                                        <w:right w:val="none" w:sz="0" w:space="0" w:color="auto"/>
                                      </w:divBdr>
                                      <w:divsChild>
                                        <w:div w:id="1083647853">
                                          <w:marLeft w:val="0"/>
                                          <w:marRight w:val="0"/>
                                          <w:marTop w:val="0"/>
                                          <w:marBottom w:val="0"/>
                                          <w:divBdr>
                                            <w:top w:val="none" w:sz="0" w:space="0" w:color="auto"/>
                                            <w:left w:val="none" w:sz="0" w:space="0" w:color="auto"/>
                                            <w:bottom w:val="none" w:sz="0" w:space="0" w:color="auto"/>
                                            <w:right w:val="none" w:sz="0" w:space="0" w:color="auto"/>
                                          </w:divBdr>
                                          <w:divsChild>
                                            <w:div w:id="1581215870">
                                              <w:marLeft w:val="0"/>
                                              <w:marRight w:val="0"/>
                                              <w:marTop w:val="0"/>
                                              <w:marBottom w:val="0"/>
                                              <w:divBdr>
                                                <w:top w:val="none" w:sz="0" w:space="0" w:color="auto"/>
                                                <w:left w:val="none" w:sz="0" w:space="0" w:color="auto"/>
                                                <w:bottom w:val="none" w:sz="0" w:space="0" w:color="auto"/>
                                                <w:right w:val="none" w:sz="0" w:space="0" w:color="auto"/>
                                              </w:divBdr>
                                              <w:divsChild>
                                                <w:div w:id="302585019">
                                                  <w:marLeft w:val="0"/>
                                                  <w:marRight w:val="0"/>
                                                  <w:marTop w:val="0"/>
                                                  <w:marBottom w:val="0"/>
                                                  <w:divBdr>
                                                    <w:top w:val="none" w:sz="0" w:space="0" w:color="auto"/>
                                                    <w:left w:val="none" w:sz="0" w:space="0" w:color="auto"/>
                                                    <w:bottom w:val="none" w:sz="0" w:space="0" w:color="auto"/>
                                                    <w:right w:val="none" w:sz="0" w:space="0" w:color="auto"/>
                                                  </w:divBdr>
                                                  <w:divsChild>
                                                    <w:div w:id="790903339">
                                                      <w:marLeft w:val="0"/>
                                                      <w:marRight w:val="0"/>
                                                      <w:marTop w:val="0"/>
                                                      <w:marBottom w:val="0"/>
                                                      <w:divBdr>
                                                        <w:top w:val="none" w:sz="0" w:space="0" w:color="auto"/>
                                                        <w:left w:val="none" w:sz="0" w:space="0" w:color="auto"/>
                                                        <w:bottom w:val="none" w:sz="0" w:space="0" w:color="auto"/>
                                                        <w:right w:val="none" w:sz="0" w:space="0" w:color="auto"/>
                                                      </w:divBdr>
                                                      <w:divsChild>
                                                        <w:div w:id="17046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384626">
      <w:bodyDiv w:val="1"/>
      <w:marLeft w:val="0"/>
      <w:marRight w:val="0"/>
      <w:marTop w:val="0"/>
      <w:marBottom w:val="0"/>
      <w:divBdr>
        <w:top w:val="none" w:sz="0" w:space="0" w:color="auto"/>
        <w:left w:val="none" w:sz="0" w:space="0" w:color="auto"/>
        <w:bottom w:val="none" w:sz="0" w:space="0" w:color="auto"/>
        <w:right w:val="none" w:sz="0" w:space="0" w:color="auto"/>
      </w:divBdr>
      <w:divsChild>
        <w:div w:id="1411148886">
          <w:marLeft w:val="0"/>
          <w:marRight w:val="0"/>
          <w:marTop w:val="0"/>
          <w:marBottom w:val="0"/>
          <w:divBdr>
            <w:top w:val="none" w:sz="0" w:space="0" w:color="auto"/>
            <w:left w:val="none" w:sz="0" w:space="0" w:color="auto"/>
            <w:bottom w:val="none" w:sz="0" w:space="0" w:color="auto"/>
            <w:right w:val="none" w:sz="0" w:space="0" w:color="auto"/>
          </w:divBdr>
          <w:divsChild>
            <w:div w:id="830487321">
              <w:marLeft w:val="0"/>
              <w:marRight w:val="0"/>
              <w:marTop w:val="0"/>
              <w:marBottom w:val="0"/>
              <w:divBdr>
                <w:top w:val="none" w:sz="0" w:space="0" w:color="auto"/>
                <w:left w:val="none" w:sz="0" w:space="0" w:color="auto"/>
                <w:bottom w:val="none" w:sz="0" w:space="0" w:color="auto"/>
                <w:right w:val="none" w:sz="0" w:space="0" w:color="auto"/>
              </w:divBdr>
              <w:divsChild>
                <w:div w:id="229730212">
                  <w:marLeft w:val="0"/>
                  <w:marRight w:val="0"/>
                  <w:marTop w:val="0"/>
                  <w:marBottom w:val="0"/>
                  <w:divBdr>
                    <w:top w:val="none" w:sz="0" w:space="0" w:color="auto"/>
                    <w:left w:val="none" w:sz="0" w:space="0" w:color="auto"/>
                    <w:bottom w:val="none" w:sz="0" w:space="0" w:color="auto"/>
                    <w:right w:val="none" w:sz="0" w:space="0" w:color="auto"/>
                  </w:divBdr>
                  <w:divsChild>
                    <w:div w:id="1664047881">
                      <w:marLeft w:val="0"/>
                      <w:marRight w:val="0"/>
                      <w:marTop w:val="0"/>
                      <w:marBottom w:val="0"/>
                      <w:divBdr>
                        <w:top w:val="none" w:sz="0" w:space="0" w:color="auto"/>
                        <w:left w:val="none" w:sz="0" w:space="0" w:color="auto"/>
                        <w:bottom w:val="none" w:sz="0" w:space="0" w:color="auto"/>
                        <w:right w:val="none" w:sz="0" w:space="0" w:color="auto"/>
                      </w:divBdr>
                      <w:divsChild>
                        <w:div w:id="1884056396">
                          <w:marLeft w:val="0"/>
                          <w:marRight w:val="0"/>
                          <w:marTop w:val="0"/>
                          <w:marBottom w:val="0"/>
                          <w:divBdr>
                            <w:top w:val="none" w:sz="0" w:space="0" w:color="auto"/>
                            <w:left w:val="none" w:sz="0" w:space="0" w:color="auto"/>
                            <w:bottom w:val="none" w:sz="0" w:space="0" w:color="auto"/>
                            <w:right w:val="none" w:sz="0" w:space="0" w:color="auto"/>
                          </w:divBdr>
                          <w:divsChild>
                            <w:div w:id="395978210">
                              <w:marLeft w:val="0"/>
                              <w:marRight w:val="0"/>
                              <w:marTop w:val="0"/>
                              <w:marBottom w:val="0"/>
                              <w:divBdr>
                                <w:top w:val="none" w:sz="0" w:space="0" w:color="auto"/>
                                <w:left w:val="none" w:sz="0" w:space="0" w:color="auto"/>
                                <w:bottom w:val="none" w:sz="0" w:space="0" w:color="auto"/>
                                <w:right w:val="none" w:sz="0" w:space="0" w:color="auto"/>
                              </w:divBdr>
                              <w:divsChild>
                                <w:div w:id="1854421030">
                                  <w:marLeft w:val="0"/>
                                  <w:marRight w:val="0"/>
                                  <w:marTop w:val="0"/>
                                  <w:marBottom w:val="0"/>
                                  <w:divBdr>
                                    <w:top w:val="none" w:sz="0" w:space="0" w:color="auto"/>
                                    <w:left w:val="none" w:sz="0" w:space="0" w:color="auto"/>
                                    <w:bottom w:val="none" w:sz="0" w:space="0" w:color="auto"/>
                                    <w:right w:val="none" w:sz="0" w:space="0" w:color="auto"/>
                                  </w:divBdr>
                                  <w:divsChild>
                                    <w:div w:id="2124836568">
                                      <w:marLeft w:val="0"/>
                                      <w:marRight w:val="0"/>
                                      <w:marTop w:val="0"/>
                                      <w:marBottom w:val="0"/>
                                      <w:divBdr>
                                        <w:top w:val="none" w:sz="0" w:space="0" w:color="auto"/>
                                        <w:left w:val="none" w:sz="0" w:space="0" w:color="auto"/>
                                        <w:bottom w:val="none" w:sz="0" w:space="0" w:color="auto"/>
                                        <w:right w:val="none" w:sz="0" w:space="0" w:color="auto"/>
                                      </w:divBdr>
                                      <w:divsChild>
                                        <w:div w:id="191699062">
                                          <w:marLeft w:val="0"/>
                                          <w:marRight w:val="0"/>
                                          <w:marTop w:val="0"/>
                                          <w:marBottom w:val="0"/>
                                          <w:divBdr>
                                            <w:top w:val="none" w:sz="0" w:space="0" w:color="auto"/>
                                            <w:left w:val="none" w:sz="0" w:space="0" w:color="auto"/>
                                            <w:bottom w:val="none" w:sz="0" w:space="0" w:color="auto"/>
                                            <w:right w:val="none" w:sz="0" w:space="0" w:color="auto"/>
                                          </w:divBdr>
                                          <w:divsChild>
                                            <w:div w:id="509755700">
                                              <w:marLeft w:val="0"/>
                                              <w:marRight w:val="0"/>
                                              <w:marTop w:val="0"/>
                                              <w:marBottom w:val="0"/>
                                              <w:divBdr>
                                                <w:top w:val="none" w:sz="0" w:space="0" w:color="auto"/>
                                                <w:left w:val="none" w:sz="0" w:space="0" w:color="auto"/>
                                                <w:bottom w:val="none" w:sz="0" w:space="0" w:color="auto"/>
                                                <w:right w:val="none" w:sz="0" w:space="0" w:color="auto"/>
                                              </w:divBdr>
                                              <w:divsChild>
                                                <w:div w:id="4483627">
                                                  <w:marLeft w:val="0"/>
                                                  <w:marRight w:val="0"/>
                                                  <w:marTop w:val="0"/>
                                                  <w:marBottom w:val="0"/>
                                                  <w:divBdr>
                                                    <w:top w:val="none" w:sz="0" w:space="0" w:color="auto"/>
                                                    <w:left w:val="none" w:sz="0" w:space="0" w:color="auto"/>
                                                    <w:bottom w:val="none" w:sz="0" w:space="0" w:color="auto"/>
                                                    <w:right w:val="none" w:sz="0" w:space="0" w:color="auto"/>
                                                  </w:divBdr>
                                                  <w:divsChild>
                                                    <w:div w:id="2049646324">
                                                      <w:marLeft w:val="0"/>
                                                      <w:marRight w:val="0"/>
                                                      <w:marTop w:val="0"/>
                                                      <w:marBottom w:val="0"/>
                                                      <w:divBdr>
                                                        <w:top w:val="none" w:sz="0" w:space="0" w:color="auto"/>
                                                        <w:left w:val="none" w:sz="0" w:space="0" w:color="auto"/>
                                                        <w:bottom w:val="none" w:sz="0" w:space="0" w:color="auto"/>
                                                        <w:right w:val="none" w:sz="0" w:space="0" w:color="auto"/>
                                                      </w:divBdr>
                                                      <w:divsChild>
                                                        <w:div w:id="51334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677884">
      <w:bodyDiv w:val="1"/>
      <w:marLeft w:val="0"/>
      <w:marRight w:val="0"/>
      <w:marTop w:val="0"/>
      <w:marBottom w:val="0"/>
      <w:divBdr>
        <w:top w:val="none" w:sz="0" w:space="0" w:color="auto"/>
        <w:left w:val="none" w:sz="0" w:space="0" w:color="auto"/>
        <w:bottom w:val="none" w:sz="0" w:space="0" w:color="auto"/>
        <w:right w:val="none" w:sz="0" w:space="0" w:color="auto"/>
      </w:divBdr>
      <w:divsChild>
        <w:div w:id="1208760686">
          <w:marLeft w:val="0"/>
          <w:marRight w:val="0"/>
          <w:marTop w:val="0"/>
          <w:marBottom w:val="0"/>
          <w:divBdr>
            <w:top w:val="none" w:sz="0" w:space="0" w:color="auto"/>
            <w:left w:val="none" w:sz="0" w:space="0" w:color="auto"/>
            <w:bottom w:val="none" w:sz="0" w:space="0" w:color="auto"/>
            <w:right w:val="none" w:sz="0" w:space="0" w:color="auto"/>
          </w:divBdr>
          <w:divsChild>
            <w:div w:id="1468090104">
              <w:marLeft w:val="0"/>
              <w:marRight w:val="0"/>
              <w:marTop w:val="0"/>
              <w:marBottom w:val="0"/>
              <w:divBdr>
                <w:top w:val="none" w:sz="0" w:space="0" w:color="auto"/>
                <w:left w:val="none" w:sz="0" w:space="0" w:color="auto"/>
                <w:bottom w:val="none" w:sz="0" w:space="0" w:color="auto"/>
                <w:right w:val="none" w:sz="0" w:space="0" w:color="auto"/>
              </w:divBdr>
              <w:divsChild>
                <w:div w:id="1092164132">
                  <w:marLeft w:val="0"/>
                  <w:marRight w:val="0"/>
                  <w:marTop w:val="0"/>
                  <w:marBottom w:val="0"/>
                  <w:divBdr>
                    <w:top w:val="none" w:sz="0" w:space="0" w:color="auto"/>
                    <w:left w:val="none" w:sz="0" w:space="0" w:color="auto"/>
                    <w:bottom w:val="none" w:sz="0" w:space="0" w:color="auto"/>
                    <w:right w:val="none" w:sz="0" w:space="0" w:color="auto"/>
                  </w:divBdr>
                  <w:divsChild>
                    <w:div w:id="1868715206">
                      <w:marLeft w:val="0"/>
                      <w:marRight w:val="0"/>
                      <w:marTop w:val="0"/>
                      <w:marBottom w:val="0"/>
                      <w:divBdr>
                        <w:top w:val="none" w:sz="0" w:space="0" w:color="auto"/>
                        <w:left w:val="none" w:sz="0" w:space="0" w:color="auto"/>
                        <w:bottom w:val="none" w:sz="0" w:space="0" w:color="auto"/>
                        <w:right w:val="none" w:sz="0" w:space="0" w:color="auto"/>
                      </w:divBdr>
                      <w:divsChild>
                        <w:div w:id="1981374300">
                          <w:marLeft w:val="0"/>
                          <w:marRight w:val="0"/>
                          <w:marTop w:val="0"/>
                          <w:marBottom w:val="0"/>
                          <w:divBdr>
                            <w:top w:val="none" w:sz="0" w:space="0" w:color="auto"/>
                            <w:left w:val="none" w:sz="0" w:space="0" w:color="auto"/>
                            <w:bottom w:val="none" w:sz="0" w:space="0" w:color="auto"/>
                            <w:right w:val="none" w:sz="0" w:space="0" w:color="auto"/>
                          </w:divBdr>
                          <w:divsChild>
                            <w:div w:id="2042780731">
                              <w:marLeft w:val="0"/>
                              <w:marRight w:val="0"/>
                              <w:marTop w:val="0"/>
                              <w:marBottom w:val="0"/>
                              <w:divBdr>
                                <w:top w:val="none" w:sz="0" w:space="0" w:color="auto"/>
                                <w:left w:val="none" w:sz="0" w:space="0" w:color="auto"/>
                                <w:bottom w:val="none" w:sz="0" w:space="0" w:color="auto"/>
                                <w:right w:val="none" w:sz="0" w:space="0" w:color="auto"/>
                              </w:divBdr>
                              <w:divsChild>
                                <w:div w:id="460727572">
                                  <w:marLeft w:val="0"/>
                                  <w:marRight w:val="0"/>
                                  <w:marTop w:val="0"/>
                                  <w:marBottom w:val="0"/>
                                  <w:divBdr>
                                    <w:top w:val="none" w:sz="0" w:space="0" w:color="auto"/>
                                    <w:left w:val="none" w:sz="0" w:space="0" w:color="auto"/>
                                    <w:bottom w:val="none" w:sz="0" w:space="0" w:color="auto"/>
                                    <w:right w:val="none" w:sz="0" w:space="0" w:color="auto"/>
                                  </w:divBdr>
                                  <w:divsChild>
                                    <w:div w:id="370419765">
                                      <w:marLeft w:val="0"/>
                                      <w:marRight w:val="0"/>
                                      <w:marTop w:val="0"/>
                                      <w:marBottom w:val="0"/>
                                      <w:divBdr>
                                        <w:top w:val="none" w:sz="0" w:space="0" w:color="auto"/>
                                        <w:left w:val="none" w:sz="0" w:space="0" w:color="auto"/>
                                        <w:bottom w:val="none" w:sz="0" w:space="0" w:color="auto"/>
                                        <w:right w:val="none" w:sz="0" w:space="0" w:color="auto"/>
                                      </w:divBdr>
                                      <w:divsChild>
                                        <w:div w:id="1276644280">
                                          <w:marLeft w:val="0"/>
                                          <w:marRight w:val="0"/>
                                          <w:marTop w:val="0"/>
                                          <w:marBottom w:val="0"/>
                                          <w:divBdr>
                                            <w:top w:val="none" w:sz="0" w:space="0" w:color="auto"/>
                                            <w:left w:val="none" w:sz="0" w:space="0" w:color="auto"/>
                                            <w:bottom w:val="none" w:sz="0" w:space="0" w:color="auto"/>
                                            <w:right w:val="none" w:sz="0" w:space="0" w:color="auto"/>
                                          </w:divBdr>
                                          <w:divsChild>
                                            <w:div w:id="889657461">
                                              <w:marLeft w:val="0"/>
                                              <w:marRight w:val="0"/>
                                              <w:marTop w:val="0"/>
                                              <w:marBottom w:val="0"/>
                                              <w:divBdr>
                                                <w:top w:val="none" w:sz="0" w:space="0" w:color="auto"/>
                                                <w:left w:val="none" w:sz="0" w:space="0" w:color="auto"/>
                                                <w:bottom w:val="none" w:sz="0" w:space="0" w:color="auto"/>
                                                <w:right w:val="none" w:sz="0" w:space="0" w:color="auto"/>
                                              </w:divBdr>
                                              <w:divsChild>
                                                <w:div w:id="1994989935">
                                                  <w:marLeft w:val="0"/>
                                                  <w:marRight w:val="0"/>
                                                  <w:marTop w:val="0"/>
                                                  <w:marBottom w:val="0"/>
                                                  <w:divBdr>
                                                    <w:top w:val="none" w:sz="0" w:space="0" w:color="auto"/>
                                                    <w:left w:val="none" w:sz="0" w:space="0" w:color="auto"/>
                                                    <w:bottom w:val="none" w:sz="0" w:space="0" w:color="auto"/>
                                                    <w:right w:val="none" w:sz="0" w:space="0" w:color="auto"/>
                                                  </w:divBdr>
                                                  <w:divsChild>
                                                    <w:div w:id="658575654">
                                                      <w:marLeft w:val="0"/>
                                                      <w:marRight w:val="0"/>
                                                      <w:marTop w:val="0"/>
                                                      <w:marBottom w:val="0"/>
                                                      <w:divBdr>
                                                        <w:top w:val="none" w:sz="0" w:space="0" w:color="auto"/>
                                                        <w:left w:val="none" w:sz="0" w:space="0" w:color="auto"/>
                                                        <w:bottom w:val="none" w:sz="0" w:space="0" w:color="auto"/>
                                                        <w:right w:val="none" w:sz="0" w:space="0" w:color="auto"/>
                                                      </w:divBdr>
                                                      <w:divsChild>
                                                        <w:div w:id="1261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378117">
      <w:bodyDiv w:val="1"/>
      <w:marLeft w:val="0"/>
      <w:marRight w:val="0"/>
      <w:marTop w:val="0"/>
      <w:marBottom w:val="0"/>
      <w:divBdr>
        <w:top w:val="none" w:sz="0" w:space="0" w:color="auto"/>
        <w:left w:val="none" w:sz="0" w:space="0" w:color="auto"/>
        <w:bottom w:val="none" w:sz="0" w:space="0" w:color="auto"/>
        <w:right w:val="none" w:sz="0" w:space="0" w:color="auto"/>
      </w:divBdr>
    </w:div>
    <w:div w:id="1985040415">
      <w:bodyDiv w:val="1"/>
      <w:marLeft w:val="0"/>
      <w:marRight w:val="0"/>
      <w:marTop w:val="0"/>
      <w:marBottom w:val="0"/>
      <w:divBdr>
        <w:top w:val="none" w:sz="0" w:space="0" w:color="auto"/>
        <w:left w:val="none" w:sz="0" w:space="0" w:color="auto"/>
        <w:bottom w:val="none" w:sz="0" w:space="0" w:color="auto"/>
        <w:right w:val="none" w:sz="0" w:space="0" w:color="auto"/>
      </w:divBdr>
      <w:divsChild>
        <w:div w:id="837037429">
          <w:marLeft w:val="0"/>
          <w:marRight w:val="0"/>
          <w:marTop w:val="0"/>
          <w:marBottom w:val="0"/>
          <w:divBdr>
            <w:top w:val="none" w:sz="0" w:space="0" w:color="auto"/>
            <w:left w:val="none" w:sz="0" w:space="0" w:color="auto"/>
            <w:bottom w:val="none" w:sz="0" w:space="0" w:color="auto"/>
            <w:right w:val="none" w:sz="0" w:space="0" w:color="auto"/>
          </w:divBdr>
          <w:divsChild>
            <w:div w:id="1677152730">
              <w:marLeft w:val="0"/>
              <w:marRight w:val="0"/>
              <w:marTop w:val="0"/>
              <w:marBottom w:val="0"/>
              <w:divBdr>
                <w:top w:val="none" w:sz="0" w:space="0" w:color="auto"/>
                <w:left w:val="none" w:sz="0" w:space="0" w:color="auto"/>
                <w:bottom w:val="none" w:sz="0" w:space="0" w:color="auto"/>
                <w:right w:val="none" w:sz="0" w:space="0" w:color="auto"/>
              </w:divBdr>
              <w:divsChild>
                <w:div w:id="209996618">
                  <w:marLeft w:val="0"/>
                  <w:marRight w:val="0"/>
                  <w:marTop w:val="0"/>
                  <w:marBottom w:val="0"/>
                  <w:divBdr>
                    <w:top w:val="none" w:sz="0" w:space="0" w:color="auto"/>
                    <w:left w:val="none" w:sz="0" w:space="0" w:color="auto"/>
                    <w:bottom w:val="none" w:sz="0" w:space="0" w:color="auto"/>
                    <w:right w:val="none" w:sz="0" w:space="0" w:color="auto"/>
                  </w:divBdr>
                  <w:divsChild>
                    <w:div w:id="1091973017">
                      <w:marLeft w:val="0"/>
                      <w:marRight w:val="0"/>
                      <w:marTop w:val="0"/>
                      <w:marBottom w:val="0"/>
                      <w:divBdr>
                        <w:top w:val="none" w:sz="0" w:space="0" w:color="auto"/>
                        <w:left w:val="none" w:sz="0" w:space="0" w:color="auto"/>
                        <w:bottom w:val="none" w:sz="0" w:space="0" w:color="auto"/>
                        <w:right w:val="none" w:sz="0" w:space="0" w:color="auto"/>
                      </w:divBdr>
                      <w:divsChild>
                        <w:div w:id="2042169062">
                          <w:marLeft w:val="0"/>
                          <w:marRight w:val="0"/>
                          <w:marTop w:val="0"/>
                          <w:marBottom w:val="0"/>
                          <w:divBdr>
                            <w:top w:val="none" w:sz="0" w:space="0" w:color="auto"/>
                            <w:left w:val="none" w:sz="0" w:space="0" w:color="auto"/>
                            <w:bottom w:val="none" w:sz="0" w:space="0" w:color="auto"/>
                            <w:right w:val="none" w:sz="0" w:space="0" w:color="auto"/>
                          </w:divBdr>
                          <w:divsChild>
                            <w:div w:id="755858000">
                              <w:marLeft w:val="0"/>
                              <w:marRight w:val="0"/>
                              <w:marTop w:val="0"/>
                              <w:marBottom w:val="0"/>
                              <w:divBdr>
                                <w:top w:val="none" w:sz="0" w:space="0" w:color="auto"/>
                                <w:left w:val="none" w:sz="0" w:space="0" w:color="auto"/>
                                <w:bottom w:val="none" w:sz="0" w:space="0" w:color="auto"/>
                                <w:right w:val="none" w:sz="0" w:space="0" w:color="auto"/>
                              </w:divBdr>
                              <w:divsChild>
                                <w:div w:id="2094859629">
                                  <w:marLeft w:val="0"/>
                                  <w:marRight w:val="0"/>
                                  <w:marTop w:val="0"/>
                                  <w:marBottom w:val="0"/>
                                  <w:divBdr>
                                    <w:top w:val="none" w:sz="0" w:space="0" w:color="auto"/>
                                    <w:left w:val="none" w:sz="0" w:space="0" w:color="auto"/>
                                    <w:bottom w:val="none" w:sz="0" w:space="0" w:color="auto"/>
                                    <w:right w:val="none" w:sz="0" w:space="0" w:color="auto"/>
                                  </w:divBdr>
                                  <w:divsChild>
                                    <w:div w:id="1066488814">
                                      <w:marLeft w:val="0"/>
                                      <w:marRight w:val="0"/>
                                      <w:marTop w:val="0"/>
                                      <w:marBottom w:val="0"/>
                                      <w:divBdr>
                                        <w:top w:val="none" w:sz="0" w:space="0" w:color="auto"/>
                                        <w:left w:val="none" w:sz="0" w:space="0" w:color="auto"/>
                                        <w:bottom w:val="none" w:sz="0" w:space="0" w:color="auto"/>
                                        <w:right w:val="none" w:sz="0" w:space="0" w:color="auto"/>
                                      </w:divBdr>
                                      <w:divsChild>
                                        <w:div w:id="1799493408">
                                          <w:marLeft w:val="0"/>
                                          <w:marRight w:val="0"/>
                                          <w:marTop w:val="0"/>
                                          <w:marBottom w:val="0"/>
                                          <w:divBdr>
                                            <w:top w:val="none" w:sz="0" w:space="0" w:color="auto"/>
                                            <w:left w:val="none" w:sz="0" w:space="0" w:color="auto"/>
                                            <w:bottom w:val="none" w:sz="0" w:space="0" w:color="auto"/>
                                            <w:right w:val="none" w:sz="0" w:space="0" w:color="auto"/>
                                          </w:divBdr>
                                          <w:divsChild>
                                            <w:div w:id="320936938">
                                              <w:marLeft w:val="0"/>
                                              <w:marRight w:val="0"/>
                                              <w:marTop w:val="0"/>
                                              <w:marBottom w:val="0"/>
                                              <w:divBdr>
                                                <w:top w:val="none" w:sz="0" w:space="0" w:color="auto"/>
                                                <w:left w:val="none" w:sz="0" w:space="0" w:color="auto"/>
                                                <w:bottom w:val="none" w:sz="0" w:space="0" w:color="auto"/>
                                                <w:right w:val="none" w:sz="0" w:space="0" w:color="auto"/>
                                              </w:divBdr>
                                              <w:divsChild>
                                                <w:div w:id="1196574085">
                                                  <w:marLeft w:val="0"/>
                                                  <w:marRight w:val="0"/>
                                                  <w:marTop w:val="0"/>
                                                  <w:marBottom w:val="0"/>
                                                  <w:divBdr>
                                                    <w:top w:val="none" w:sz="0" w:space="0" w:color="auto"/>
                                                    <w:left w:val="none" w:sz="0" w:space="0" w:color="auto"/>
                                                    <w:bottom w:val="none" w:sz="0" w:space="0" w:color="auto"/>
                                                    <w:right w:val="none" w:sz="0" w:space="0" w:color="auto"/>
                                                  </w:divBdr>
                                                  <w:divsChild>
                                                    <w:div w:id="434374234">
                                                      <w:marLeft w:val="0"/>
                                                      <w:marRight w:val="0"/>
                                                      <w:marTop w:val="0"/>
                                                      <w:marBottom w:val="0"/>
                                                      <w:divBdr>
                                                        <w:top w:val="none" w:sz="0" w:space="0" w:color="auto"/>
                                                        <w:left w:val="none" w:sz="0" w:space="0" w:color="auto"/>
                                                        <w:bottom w:val="none" w:sz="0" w:space="0" w:color="auto"/>
                                                        <w:right w:val="none" w:sz="0" w:space="0" w:color="auto"/>
                                                      </w:divBdr>
                                                      <w:divsChild>
                                                        <w:div w:id="85499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8831782A-E6C2-44C5-817A-D50EEB5E65B9}">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3385</Words>
  <Characters>19298</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Tucker</dc:creator>
  <cp:keywords/>
  <dc:description/>
  <cp:lastModifiedBy>Zach Ahrak</cp:lastModifiedBy>
  <cp:revision>2</cp:revision>
  <dcterms:created xsi:type="dcterms:W3CDTF">2024-10-10T12:32:00Z</dcterms:created>
  <dcterms:modified xsi:type="dcterms:W3CDTF">2024-10-10T12:32:00Z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#115499537v2&lt;DOCS&gt; - Nutanix - AI Vendor Due Diligence Questionnaire_10.19.2023 (F...docx</vt:lpwstr>
  </property>
  <property fmtid="{D5CDD505-2E9C-101B-9397-08002B2CF9AE}" pid="3" name="WSFooter">
    <vt:lpwstr>DOCS\115499537\2</vt:lpwstr>
  </property>
</Properties>
</file>